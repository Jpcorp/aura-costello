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E3E1" w14:textId="77777777" w:rsidR="0075069A" w:rsidRDefault="0075069A">
      <w:pPr>
        <w:spacing w:line="360" w:lineRule="auto"/>
        <w:jc w:val="both"/>
        <w:rPr>
          <w:b/>
          <w:sz w:val="24"/>
          <w:szCs w:val="24"/>
        </w:rPr>
      </w:pPr>
    </w:p>
    <w:p w14:paraId="0BED19E4" w14:textId="77777777" w:rsidR="0075069A" w:rsidRDefault="00000000">
      <w:pPr>
        <w:spacing w:line="360" w:lineRule="auto"/>
        <w:jc w:val="center"/>
        <w:rPr>
          <w:b/>
          <w:sz w:val="42"/>
          <w:szCs w:val="42"/>
        </w:rPr>
      </w:pPr>
      <w:r>
        <w:rPr>
          <w:b/>
          <w:sz w:val="42"/>
          <w:szCs w:val="42"/>
        </w:rPr>
        <w:t>PERFIL DE PROYECTO</w:t>
      </w:r>
    </w:p>
    <w:p w14:paraId="681EB1E9" w14:textId="07D9A8A9" w:rsidR="00DE5CC9" w:rsidRDefault="00DE5CC9">
      <w:pPr>
        <w:spacing w:line="360" w:lineRule="auto"/>
        <w:jc w:val="center"/>
        <w:rPr>
          <w:ins w:id="0" w:author="Juan Pablo Guinart F." w:date="2026-01-19T15:42:00Z" w16du:dateUtc="2026-01-19T18:42:00Z"/>
          <w:b/>
          <w:sz w:val="42"/>
          <w:szCs w:val="42"/>
        </w:rPr>
      </w:pPr>
      <w:r>
        <w:rPr>
          <w:noProof/>
        </w:rPr>
        <w:drawing>
          <wp:inline distT="0" distB="0" distL="0" distR="0" wp14:anchorId="302770F5" wp14:editId="0402D978">
            <wp:extent cx="1352550" cy="1722247"/>
            <wp:effectExtent l="0" t="0" r="0" b="0"/>
            <wp:docPr id="984586286" name="Imagen 1" descr="Diagrama,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6286" name="Imagen 1" descr="Diagrama, Logotip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9080" cy="1730562"/>
                    </a:xfrm>
                    <a:prstGeom prst="rect">
                      <a:avLst/>
                    </a:prstGeom>
                    <a:noFill/>
                    <a:ln>
                      <a:noFill/>
                    </a:ln>
                  </pic:spPr>
                </pic:pic>
              </a:graphicData>
            </a:graphic>
          </wp:inline>
        </w:drawing>
      </w:r>
    </w:p>
    <w:p w14:paraId="59F061B1" w14:textId="40758911" w:rsidR="00B17BD5" w:rsidRDefault="00B17BD5">
      <w:pPr>
        <w:spacing w:line="360" w:lineRule="auto"/>
        <w:jc w:val="center"/>
        <w:rPr>
          <w:b/>
          <w:sz w:val="42"/>
          <w:szCs w:val="42"/>
        </w:rPr>
      </w:pPr>
      <w:ins w:id="1" w:author="Juan Pablo Guinart F." w:date="2026-01-19T15:42:00Z" w16du:dateUtc="2026-01-19T18:42:00Z">
        <w:r w:rsidRPr="00B17BD5">
          <w:rPr>
            <w:b/>
            <w:noProof/>
            <w:sz w:val="42"/>
            <w:szCs w:val="42"/>
          </w:rPr>
          <w:drawing>
            <wp:inline distT="0" distB="0" distL="0" distR="0" wp14:anchorId="78181FB3" wp14:editId="5084FDA7">
              <wp:extent cx="3337849" cy="2552921"/>
              <wp:effectExtent l="0" t="0" r="0" b="0"/>
              <wp:docPr id="478310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10984" name=""/>
                      <pic:cNvPicPr/>
                    </pic:nvPicPr>
                    <pic:blipFill>
                      <a:blip r:embed="rId10"/>
                      <a:stretch>
                        <a:fillRect/>
                      </a:stretch>
                    </pic:blipFill>
                    <pic:spPr>
                      <a:xfrm>
                        <a:off x="0" y="0"/>
                        <a:ext cx="3337849" cy="2552921"/>
                      </a:xfrm>
                      <a:prstGeom prst="rect">
                        <a:avLst/>
                      </a:prstGeom>
                    </pic:spPr>
                  </pic:pic>
                </a:graphicData>
              </a:graphic>
            </wp:inline>
          </w:drawing>
        </w:r>
      </w:ins>
    </w:p>
    <w:p w14:paraId="2206E991" w14:textId="4A834B8C" w:rsidR="0075069A" w:rsidRDefault="0075069A">
      <w:pPr>
        <w:spacing w:line="360" w:lineRule="auto"/>
        <w:jc w:val="center"/>
        <w:rPr>
          <w:b/>
          <w:sz w:val="32"/>
          <w:szCs w:val="32"/>
        </w:rPr>
      </w:pPr>
    </w:p>
    <w:p w14:paraId="7E3B19D1" w14:textId="2438C2AE" w:rsidR="0075069A" w:rsidRDefault="00000000">
      <w:pPr>
        <w:spacing w:line="360" w:lineRule="auto"/>
        <w:jc w:val="center"/>
        <w:rPr>
          <w:b/>
          <w:sz w:val="28"/>
          <w:szCs w:val="28"/>
        </w:rPr>
      </w:pPr>
      <w:r>
        <w:rPr>
          <w:rFonts w:ascii="Arial" w:eastAsia="Arial" w:hAnsi="Arial" w:cs="Arial"/>
          <w:b/>
          <w:color w:val="2D2D2D"/>
          <w:sz w:val="28"/>
          <w:szCs w:val="28"/>
          <w:highlight w:val="white"/>
        </w:rPr>
        <w:t>PROYECTO</w:t>
      </w:r>
      <w:r w:rsidR="00A53303">
        <w:rPr>
          <w:rFonts w:ascii="Arial" w:eastAsia="Arial" w:hAnsi="Arial" w:cs="Arial"/>
          <w:b/>
          <w:color w:val="2D2D2D"/>
          <w:sz w:val="28"/>
          <w:szCs w:val="28"/>
        </w:rPr>
        <w:t xml:space="preserve"> TURISMO </w:t>
      </w:r>
    </w:p>
    <w:p w14:paraId="3C5A6555" w14:textId="2B81F0D2" w:rsidR="0075069A" w:rsidRDefault="00000000">
      <w:pPr>
        <w:spacing w:line="360" w:lineRule="auto"/>
        <w:jc w:val="center"/>
        <w:rPr>
          <w:b/>
          <w:sz w:val="30"/>
          <w:szCs w:val="30"/>
        </w:rPr>
      </w:pPr>
      <w:r>
        <w:rPr>
          <w:b/>
          <w:sz w:val="30"/>
          <w:szCs w:val="30"/>
        </w:rPr>
        <w:t>SANTIAGO, 202</w:t>
      </w:r>
      <w:r w:rsidR="00DE5CC9">
        <w:rPr>
          <w:b/>
          <w:sz w:val="30"/>
          <w:szCs w:val="30"/>
        </w:rPr>
        <w:t>5</w:t>
      </w:r>
    </w:p>
    <w:p w14:paraId="72EE31D6" w14:textId="7F72775E" w:rsidR="0075069A" w:rsidDel="00B17BD5" w:rsidRDefault="00000000">
      <w:pPr>
        <w:spacing w:line="360" w:lineRule="auto"/>
        <w:rPr>
          <w:del w:id="2" w:author="Juan Pablo Guinart F." w:date="2026-01-19T15:42:00Z" w16du:dateUtc="2026-01-19T18:42:00Z"/>
          <w:b/>
          <w:sz w:val="30"/>
          <w:szCs w:val="30"/>
        </w:rPr>
      </w:pPr>
      <w:r>
        <w:br w:type="page"/>
      </w:r>
    </w:p>
    <w:p w14:paraId="36FAD548" w14:textId="77777777" w:rsidR="0075069A" w:rsidRDefault="0075069A">
      <w:pPr>
        <w:spacing w:line="360" w:lineRule="auto"/>
        <w:rPr>
          <w:b/>
          <w:sz w:val="30"/>
          <w:szCs w:val="30"/>
        </w:rPr>
      </w:pPr>
    </w:p>
    <w:tbl>
      <w:tblPr>
        <w:tblStyle w:val="a4"/>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75069A" w14:paraId="367EA6BA" w14:textId="77777777">
        <w:tc>
          <w:tcPr>
            <w:tcW w:w="8838" w:type="dxa"/>
            <w:shd w:val="clear" w:color="auto" w:fill="FF0000"/>
            <w:tcMar>
              <w:top w:w="100" w:type="dxa"/>
              <w:left w:w="100" w:type="dxa"/>
              <w:bottom w:w="100" w:type="dxa"/>
              <w:right w:w="100" w:type="dxa"/>
            </w:tcMar>
          </w:tcPr>
          <w:p w14:paraId="4FD4EC6B" w14:textId="77777777" w:rsidR="0075069A" w:rsidRDefault="00000000">
            <w:pPr>
              <w:widowControl w:val="0"/>
              <w:numPr>
                <w:ilvl w:val="0"/>
                <w:numId w:val="1"/>
              </w:numPr>
              <w:pBdr>
                <w:top w:val="nil"/>
                <w:left w:val="nil"/>
                <w:bottom w:val="nil"/>
                <w:right w:val="nil"/>
                <w:between w:val="nil"/>
              </w:pBdr>
              <w:spacing w:after="0" w:line="240" w:lineRule="auto"/>
              <w:rPr>
                <w:b/>
                <w:sz w:val="24"/>
                <w:szCs w:val="24"/>
              </w:rPr>
            </w:pPr>
            <w:r>
              <w:rPr>
                <w:b/>
                <w:color w:val="FFFFFF"/>
                <w:sz w:val="24"/>
                <w:szCs w:val="24"/>
              </w:rPr>
              <w:t>INTRODUCCIÓN</w:t>
            </w:r>
            <w:r>
              <w:rPr>
                <w:b/>
                <w:sz w:val="24"/>
                <w:szCs w:val="24"/>
              </w:rPr>
              <w:t xml:space="preserve"> </w:t>
            </w:r>
          </w:p>
        </w:tc>
      </w:tr>
      <w:tr w:rsidR="0075069A" w14:paraId="29A3CA13" w14:textId="77777777">
        <w:tc>
          <w:tcPr>
            <w:tcW w:w="8838" w:type="dxa"/>
            <w:tcMar>
              <w:top w:w="100" w:type="dxa"/>
              <w:left w:w="100" w:type="dxa"/>
              <w:bottom w:w="100" w:type="dxa"/>
              <w:right w:w="100" w:type="dxa"/>
            </w:tcMar>
          </w:tcPr>
          <w:p w14:paraId="33CF0FF4" w14:textId="581E2DAA" w:rsidR="00D765D8"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El siguiente documento presenta el perfil del proyecto asociado</w:t>
            </w:r>
            <w:r w:rsidR="00547C38">
              <w:rPr>
                <w:rFonts w:ascii="Arial" w:eastAsia="Arial" w:hAnsi="Arial" w:cs="Arial"/>
                <w:sz w:val="24"/>
                <w:szCs w:val="24"/>
              </w:rPr>
              <w:t xml:space="preserve"> </w:t>
            </w:r>
            <w:r w:rsidR="00D765D8">
              <w:rPr>
                <w:rFonts w:ascii="Arial" w:eastAsia="Arial" w:hAnsi="Arial" w:cs="Arial"/>
                <w:sz w:val="24"/>
                <w:szCs w:val="24"/>
              </w:rPr>
              <w:t xml:space="preserve">al </w:t>
            </w:r>
            <w:r>
              <w:rPr>
                <w:rFonts w:ascii="Arial" w:eastAsia="Arial" w:hAnsi="Arial" w:cs="Arial"/>
                <w:sz w:val="24"/>
                <w:szCs w:val="24"/>
              </w:rPr>
              <w:t xml:space="preserve">servicio de </w:t>
            </w:r>
            <w:r w:rsidR="00D765D8">
              <w:rPr>
                <w:rFonts w:ascii="Arial" w:eastAsia="Arial" w:hAnsi="Arial" w:cs="Arial"/>
                <w:sz w:val="24"/>
                <w:szCs w:val="24"/>
              </w:rPr>
              <w:t>turismo</w:t>
            </w:r>
            <w:r>
              <w:rPr>
                <w:rFonts w:ascii="Arial" w:eastAsia="Arial" w:hAnsi="Arial" w:cs="Arial"/>
                <w:sz w:val="24"/>
                <w:szCs w:val="24"/>
              </w:rPr>
              <w:t xml:space="preserve"> </w:t>
            </w:r>
            <w:r w:rsidR="001162D1">
              <w:rPr>
                <w:rFonts w:ascii="Arial" w:eastAsia="Arial" w:hAnsi="Arial" w:cs="Arial"/>
                <w:sz w:val="24"/>
                <w:szCs w:val="24"/>
              </w:rPr>
              <w:t>alternativo</w:t>
            </w:r>
            <w:r w:rsidR="00984B06">
              <w:rPr>
                <w:rFonts w:ascii="Arial" w:eastAsia="Arial" w:hAnsi="Arial" w:cs="Arial"/>
                <w:sz w:val="24"/>
                <w:szCs w:val="24"/>
              </w:rPr>
              <w:t>, aventura</w:t>
            </w:r>
            <w:r w:rsidR="00B468DA">
              <w:rPr>
                <w:rFonts w:ascii="Arial" w:eastAsia="Arial" w:hAnsi="Arial" w:cs="Arial"/>
                <w:sz w:val="24"/>
                <w:szCs w:val="24"/>
              </w:rPr>
              <w:t xml:space="preserve"> y</w:t>
            </w:r>
            <w:r w:rsidR="00984B06">
              <w:rPr>
                <w:rFonts w:ascii="Arial" w:eastAsia="Arial" w:hAnsi="Arial" w:cs="Arial"/>
                <w:sz w:val="24"/>
                <w:szCs w:val="24"/>
              </w:rPr>
              <w:t xml:space="preserve"> culinario </w:t>
            </w:r>
            <w:r>
              <w:rPr>
                <w:rFonts w:ascii="Arial" w:eastAsia="Arial" w:hAnsi="Arial" w:cs="Arial"/>
                <w:sz w:val="24"/>
                <w:szCs w:val="24"/>
              </w:rPr>
              <w:t>denominado “</w:t>
            </w:r>
            <w:r w:rsidR="004949E7">
              <w:rPr>
                <w:rFonts w:ascii="Arial" w:eastAsia="Arial" w:hAnsi="Arial" w:cs="Arial"/>
                <w:sz w:val="24"/>
                <w:szCs w:val="24"/>
              </w:rPr>
              <w:t xml:space="preserve">Aura </w:t>
            </w:r>
            <w:del w:id="3" w:author="Juan Pablo Guinart F." w:date="2026-06-28T23:53:00Z" w16du:dateUtc="2026-06-29T03:53:00Z">
              <w:r w:rsidR="004949E7" w:rsidDel="005636E4">
                <w:rPr>
                  <w:rFonts w:ascii="Arial" w:eastAsia="Arial" w:hAnsi="Arial" w:cs="Arial"/>
                  <w:sz w:val="24"/>
                  <w:szCs w:val="24"/>
                </w:rPr>
                <w:delText>Bosque</w:delText>
              </w:r>
            </w:del>
            <w:proofErr w:type="spellStart"/>
            <w:ins w:id="4" w:author="Juan Pablo Guinart F." w:date="2026-06-28T23:53:00Z" w16du:dateUtc="2026-06-29T03:53:00Z">
              <w:r w:rsidR="005636E4">
                <w:rPr>
                  <w:rFonts w:ascii="Arial" w:eastAsia="Arial" w:hAnsi="Arial" w:cs="Arial"/>
                  <w:sz w:val="24"/>
                  <w:szCs w:val="24"/>
                </w:rPr>
                <w:t>costello</w:t>
              </w:r>
            </w:ins>
            <w:proofErr w:type="spellEnd"/>
            <w:del w:id="5" w:author="Juan Pablo Guinart F." w:date="2026-01-19T15:43:00Z" w16du:dateUtc="2026-01-19T18:43:00Z">
              <w:r w:rsidR="004949E7" w:rsidDel="00B17BD5">
                <w:rPr>
                  <w:rFonts w:ascii="Arial" w:eastAsia="Arial" w:hAnsi="Arial" w:cs="Arial"/>
                  <w:sz w:val="24"/>
                  <w:szCs w:val="24"/>
                </w:rPr>
                <w:delText xml:space="preserve"> </w:delText>
              </w:r>
              <w:r w:rsidDel="00B17BD5">
                <w:rPr>
                  <w:rFonts w:ascii="Arial" w:eastAsia="Arial" w:hAnsi="Arial" w:cs="Arial"/>
                  <w:sz w:val="24"/>
                  <w:szCs w:val="24"/>
                </w:rPr>
                <w:delText>Ressidence luxe</w:delText>
              </w:r>
            </w:del>
            <w:r>
              <w:rPr>
                <w:rFonts w:ascii="Arial" w:eastAsia="Arial" w:hAnsi="Arial" w:cs="Arial"/>
                <w:sz w:val="24"/>
                <w:szCs w:val="24"/>
              </w:rPr>
              <w:t>”</w:t>
            </w:r>
            <w:r w:rsidR="00D765D8">
              <w:rPr>
                <w:rFonts w:ascii="Arial" w:eastAsia="Arial" w:hAnsi="Arial" w:cs="Arial"/>
                <w:sz w:val="24"/>
                <w:szCs w:val="24"/>
              </w:rPr>
              <w:t>. Esta propuesta busca aumentar el turismo local</w:t>
            </w:r>
            <w:r>
              <w:rPr>
                <w:rFonts w:ascii="Arial" w:eastAsia="Arial" w:hAnsi="Arial" w:cs="Arial"/>
                <w:sz w:val="24"/>
                <w:szCs w:val="24"/>
              </w:rPr>
              <w:t xml:space="preserve"> cubriendo las nuevas exigencias y condiciones de compra de los consumidores actuales.</w:t>
            </w:r>
          </w:p>
        </w:tc>
      </w:tr>
    </w:tbl>
    <w:p w14:paraId="0B8C0ADB" w14:textId="77777777" w:rsidR="0075069A" w:rsidRDefault="0075069A">
      <w:pPr>
        <w:spacing w:line="360" w:lineRule="auto"/>
        <w:rPr>
          <w:b/>
          <w:sz w:val="30"/>
          <w:szCs w:val="30"/>
        </w:rPr>
      </w:pPr>
    </w:p>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75069A" w14:paraId="2594827D" w14:textId="77777777">
        <w:tc>
          <w:tcPr>
            <w:tcW w:w="8838" w:type="dxa"/>
            <w:shd w:val="clear" w:color="auto" w:fill="FF0000"/>
            <w:tcMar>
              <w:top w:w="100" w:type="dxa"/>
              <w:left w:w="100" w:type="dxa"/>
              <w:bottom w:w="100" w:type="dxa"/>
              <w:right w:w="100" w:type="dxa"/>
            </w:tcMar>
          </w:tcPr>
          <w:p w14:paraId="16891FC5" w14:textId="77777777" w:rsidR="0075069A" w:rsidRDefault="00000000">
            <w:pPr>
              <w:widowControl w:val="0"/>
              <w:numPr>
                <w:ilvl w:val="0"/>
                <w:numId w:val="1"/>
              </w:numPr>
              <w:spacing w:after="0" w:line="240" w:lineRule="auto"/>
              <w:rPr>
                <w:b/>
                <w:sz w:val="24"/>
                <w:szCs w:val="24"/>
              </w:rPr>
            </w:pPr>
            <w:r>
              <w:rPr>
                <w:b/>
                <w:color w:val="FFFFFF"/>
                <w:sz w:val="24"/>
                <w:szCs w:val="24"/>
              </w:rPr>
              <w:t>ANTECEDENTES GENERALES</w:t>
            </w:r>
            <w:r>
              <w:rPr>
                <w:b/>
                <w:sz w:val="24"/>
                <w:szCs w:val="24"/>
              </w:rPr>
              <w:t xml:space="preserve"> </w:t>
            </w:r>
          </w:p>
        </w:tc>
      </w:tr>
      <w:tr w:rsidR="0075069A" w14:paraId="6FB03140" w14:textId="77777777" w:rsidTr="00663B05">
        <w:trPr>
          <w:trHeight w:val="2207"/>
        </w:trPr>
        <w:tc>
          <w:tcPr>
            <w:tcW w:w="8838" w:type="dxa"/>
            <w:tcMar>
              <w:top w:w="100" w:type="dxa"/>
              <w:left w:w="100" w:type="dxa"/>
              <w:bottom w:w="100" w:type="dxa"/>
              <w:right w:w="100" w:type="dxa"/>
            </w:tcMar>
          </w:tcPr>
          <w:p w14:paraId="4D5EB88C" w14:textId="6734523C" w:rsidR="0075069A" w:rsidRPr="00434C86" w:rsidRDefault="00000000">
            <w:pPr>
              <w:widowControl w:val="0"/>
              <w:pBdr>
                <w:top w:val="nil"/>
                <w:left w:val="nil"/>
                <w:bottom w:val="nil"/>
                <w:right w:val="nil"/>
                <w:between w:val="nil"/>
              </w:pBdr>
              <w:spacing w:after="0" w:line="240" w:lineRule="auto"/>
              <w:rPr>
                <w:rFonts w:ascii="Arial" w:eastAsia="Arial" w:hAnsi="Arial" w:cs="Arial"/>
              </w:rPr>
            </w:pPr>
            <w:r w:rsidRPr="00434C86">
              <w:rPr>
                <w:rFonts w:ascii="Arial" w:eastAsia="Arial" w:hAnsi="Arial" w:cs="Arial"/>
                <w:b/>
              </w:rPr>
              <w:t>Nombre del proyecto:</w:t>
            </w:r>
            <w:r w:rsidRPr="00434C86">
              <w:rPr>
                <w:rFonts w:ascii="Arial" w:eastAsia="Arial" w:hAnsi="Arial" w:cs="Arial"/>
              </w:rPr>
              <w:t xml:space="preserve"> </w:t>
            </w:r>
            <w:r w:rsidR="00222A66" w:rsidRPr="00434C86">
              <w:rPr>
                <w:rFonts w:ascii="Arial" w:eastAsia="Arial" w:hAnsi="Arial" w:cs="Arial"/>
              </w:rPr>
              <w:t xml:space="preserve">Aura </w:t>
            </w:r>
            <w:del w:id="6" w:author="Juan Pablo Guinart F." w:date="2026-06-28T23:53:00Z" w16du:dateUtc="2026-06-29T03:53:00Z">
              <w:r w:rsidR="00222A66" w:rsidRPr="00434C86" w:rsidDel="005636E4">
                <w:rPr>
                  <w:rFonts w:ascii="Arial" w:eastAsia="Arial" w:hAnsi="Arial" w:cs="Arial"/>
                </w:rPr>
                <w:delText>Bosque</w:delText>
              </w:r>
              <w:r w:rsidRPr="00434C86" w:rsidDel="005636E4">
                <w:rPr>
                  <w:rFonts w:ascii="Arial" w:eastAsia="Arial" w:hAnsi="Arial" w:cs="Arial"/>
                </w:rPr>
                <w:delText xml:space="preserve"> </w:delText>
              </w:r>
            </w:del>
            <w:ins w:id="7" w:author="Juan Pablo Guinart F." w:date="2026-06-28T23:53:00Z" w16du:dateUtc="2026-06-29T03:53:00Z">
              <w:r w:rsidR="005636E4">
                <w:rPr>
                  <w:rFonts w:ascii="Arial" w:eastAsia="Arial" w:hAnsi="Arial" w:cs="Arial"/>
                </w:rPr>
                <w:t>Costello</w:t>
              </w:r>
              <w:r w:rsidR="005636E4" w:rsidRPr="00434C86">
                <w:rPr>
                  <w:rFonts w:ascii="Arial" w:eastAsia="Arial" w:hAnsi="Arial" w:cs="Arial"/>
                </w:rPr>
                <w:t xml:space="preserve"> </w:t>
              </w:r>
            </w:ins>
          </w:p>
          <w:p w14:paraId="45DAA31C" w14:textId="2763CF8A" w:rsidR="0075069A" w:rsidRPr="00434C86" w:rsidRDefault="00000000" w:rsidP="00C30ED2">
            <w:pPr>
              <w:widowControl w:val="0"/>
              <w:pBdr>
                <w:top w:val="nil"/>
                <w:left w:val="nil"/>
                <w:bottom w:val="nil"/>
                <w:right w:val="nil"/>
                <w:between w:val="nil"/>
              </w:pBdr>
              <w:spacing w:after="0" w:line="240" w:lineRule="auto"/>
              <w:jc w:val="both"/>
              <w:rPr>
                <w:b/>
              </w:rPr>
            </w:pPr>
            <w:r w:rsidRPr="00434C86">
              <w:rPr>
                <w:rFonts w:ascii="Arial" w:eastAsia="Arial" w:hAnsi="Arial" w:cs="Arial"/>
                <w:b/>
              </w:rPr>
              <w:t>Antecedentes:</w:t>
            </w:r>
            <w:r w:rsidRPr="00434C86">
              <w:rPr>
                <w:rFonts w:ascii="Arial" w:eastAsia="Arial" w:hAnsi="Arial" w:cs="Arial"/>
              </w:rPr>
              <w:t xml:space="preserve"> </w:t>
            </w:r>
            <w:r w:rsidR="00C30ED2" w:rsidRPr="00434C86">
              <w:rPr>
                <w:rFonts w:ascii="Arial" w:eastAsia="Arial" w:hAnsi="Arial" w:cs="Arial"/>
              </w:rPr>
              <w:t>La motivación del viajero contemporáneo ha evolucionado hacia la búsqueda de un bienestar integral y experiencias auténticas, complementadas con un uso estratégico de la tecnología para personalizar cada momento. En este contexto, surge la demanda de un concepto que permita conectar profundamente con la naturaleza sin renunciar al confort y a las comodidades propias de los establecimientos hoteleros de excelencia.</w:t>
            </w:r>
          </w:p>
        </w:tc>
      </w:tr>
    </w:tbl>
    <w:p w14:paraId="555E5A69" w14:textId="77777777" w:rsidR="0075069A" w:rsidRDefault="0075069A">
      <w:pPr>
        <w:spacing w:line="360" w:lineRule="auto"/>
        <w:rPr>
          <w:b/>
          <w:sz w:val="30"/>
          <w:szCs w:val="30"/>
        </w:rPr>
      </w:pPr>
    </w:p>
    <w:tbl>
      <w:tblPr>
        <w:tblStyle w:val="a6"/>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75069A" w14:paraId="0ACE827A" w14:textId="77777777">
        <w:tc>
          <w:tcPr>
            <w:tcW w:w="8838" w:type="dxa"/>
            <w:shd w:val="clear" w:color="auto" w:fill="FF0000"/>
            <w:tcMar>
              <w:top w:w="100" w:type="dxa"/>
              <w:left w:w="100" w:type="dxa"/>
              <w:bottom w:w="100" w:type="dxa"/>
              <w:right w:w="100" w:type="dxa"/>
            </w:tcMar>
          </w:tcPr>
          <w:p w14:paraId="1FBF5938" w14:textId="77777777" w:rsidR="0075069A" w:rsidRDefault="00000000">
            <w:pPr>
              <w:widowControl w:val="0"/>
              <w:numPr>
                <w:ilvl w:val="0"/>
                <w:numId w:val="1"/>
              </w:numPr>
              <w:spacing w:after="0" w:line="240" w:lineRule="auto"/>
              <w:rPr>
                <w:b/>
                <w:sz w:val="24"/>
                <w:szCs w:val="24"/>
              </w:rPr>
            </w:pPr>
            <w:r>
              <w:rPr>
                <w:b/>
                <w:color w:val="FFFFFF"/>
                <w:sz w:val="24"/>
                <w:szCs w:val="24"/>
              </w:rPr>
              <w:t>DESCRIPCIÓN DEL PROBLEMA</w:t>
            </w:r>
          </w:p>
        </w:tc>
      </w:tr>
      <w:tr w:rsidR="0075069A" w14:paraId="575E9DAA" w14:textId="77777777">
        <w:tc>
          <w:tcPr>
            <w:tcW w:w="8838" w:type="dxa"/>
            <w:tcMar>
              <w:top w:w="100" w:type="dxa"/>
              <w:left w:w="100" w:type="dxa"/>
              <w:bottom w:w="100" w:type="dxa"/>
              <w:right w:w="100" w:type="dxa"/>
            </w:tcMar>
          </w:tcPr>
          <w:p w14:paraId="53629ABF" w14:textId="758C6E8D" w:rsidR="00984B06" w:rsidRPr="0007438C" w:rsidRDefault="00E014BA">
            <w:pPr>
              <w:widowControl w:val="0"/>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sz w:val="24"/>
                <w:szCs w:val="24"/>
              </w:rPr>
              <w:t>L</w:t>
            </w:r>
            <w:r w:rsidR="00984B06" w:rsidRPr="0007438C">
              <w:rPr>
                <w:rFonts w:ascii="Arial" w:eastAsia="Arial" w:hAnsi="Arial" w:cs="Arial"/>
                <w:sz w:val="24"/>
                <w:szCs w:val="24"/>
              </w:rPr>
              <w:t xml:space="preserve">as motivaciones de los viajeros han evolucionado hacia una búsqueda de </w:t>
            </w:r>
            <w:r w:rsidR="00984B06" w:rsidRPr="0007438C">
              <w:rPr>
                <w:rFonts w:ascii="Arial" w:eastAsia="Arial" w:hAnsi="Arial" w:cs="Arial"/>
                <w:b/>
                <w:bCs/>
                <w:sz w:val="24"/>
                <w:szCs w:val="24"/>
              </w:rPr>
              <w:t>bienestar integral, autenticidad</w:t>
            </w:r>
            <w:r w:rsidR="00984B06" w:rsidRPr="0007438C">
              <w:rPr>
                <w:rFonts w:ascii="Arial" w:eastAsia="Arial" w:hAnsi="Arial" w:cs="Arial"/>
                <w:sz w:val="24"/>
                <w:szCs w:val="24"/>
              </w:rPr>
              <w:t xml:space="preserve"> y el </w:t>
            </w:r>
            <w:r w:rsidR="00984B06" w:rsidRPr="0007438C">
              <w:rPr>
                <w:rFonts w:ascii="Arial" w:eastAsia="Arial" w:hAnsi="Arial" w:cs="Arial"/>
                <w:b/>
                <w:bCs/>
                <w:sz w:val="24"/>
                <w:szCs w:val="24"/>
              </w:rPr>
              <w:t>uso de la tecnología</w:t>
            </w:r>
            <w:r w:rsidR="00984B06" w:rsidRPr="0007438C">
              <w:rPr>
                <w:rFonts w:ascii="Arial" w:eastAsia="Arial" w:hAnsi="Arial" w:cs="Arial"/>
                <w:sz w:val="24"/>
                <w:szCs w:val="24"/>
              </w:rPr>
              <w:t xml:space="preserve"> para personalizar la experiencia</w:t>
            </w:r>
            <w:r w:rsidRPr="0007438C">
              <w:rPr>
                <w:rFonts w:ascii="Arial" w:eastAsia="Arial" w:hAnsi="Arial" w:cs="Arial"/>
                <w:sz w:val="24"/>
                <w:szCs w:val="24"/>
              </w:rPr>
              <w:t>.</w:t>
            </w:r>
            <w:r w:rsidRPr="0007438C">
              <w:rPr>
                <w:rStyle w:val="Refdenotaalpie"/>
                <w:rFonts w:ascii="Arial" w:eastAsia="Arial" w:hAnsi="Arial" w:cs="Arial"/>
                <w:sz w:val="24"/>
                <w:szCs w:val="24"/>
              </w:rPr>
              <w:footnoteReference w:id="1"/>
            </w:r>
          </w:p>
          <w:p w14:paraId="3B16325B" w14:textId="77777777" w:rsidR="00984B06" w:rsidRPr="0007438C" w:rsidRDefault="00984B06">
            <w:pPr>
              <w:widowControl w:val="0"/>
              <w:pBdr>
                <w:top w:val="nil"/>
                <w:left w:val="nil"/>
                <w:bottom w:val="nil"/>
                <w:right w:val="nil"/>
                <w:between w:val="nil"/>
              </w:pBdr>
              <w:spacing w:after="0" w:line="240" w:lineRule="auto"/>
              <w:jc w:val="both"/>
              <w:rPr>
                <w:rFonts w:ascii="Arial" w:eastAsia="Arial" w:hAnsi="Arial" w:cs="Arial"/>
                <w:sz w:val="24"/>
                <w:szCs w:val="24"/>
              </w:rPr>
            </w:pPr>
          </w:p>
          <w:p w14:paraId="12ED6522" w14:textId="6609F7E9" w:rsidR="00042BEA" w:rsidRPr="0007438C" w:rsidRDefault="00042BEA">
            <w:pPr>
              <w:widowControl w:val="0"/>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sz w:val="24"/>
                <w:szCs w:val="24"/>
              </w:rPr>
              <w:t>Los viajeros buscan actualmente estas tendencias principales:</w:t>
            </w:r>
          </w:p>
          <w:p w14:paraId="0FC1EC10" w14:textId="77777777" w:rsidR="00042BEA" w:rsidRPr="0007438C" w:rsidRDefault="00042BEA">
            <w:pPr>
              <w:widowControl w:val="0"/>
              <w:pBdr>
                <w:top w:val="nil"/>
                <w:left w:val="nil"/>
                <w:bottom w:val="nil"/>
                <w:right w:val="nil"/>
                <w:between w:val="nil"/>
              </w:pBdr>
              <w:spacing w:after="0" w:line="240" w:lineRule="auto"/>
              <w:jc w:val="both"/>
              <w:rPr>
                <w:rFonts w:ascii="Arial" w:eastAsia="Arial" w:hAnsi="Arial" w:cs="Arial"/>
                <w:sz w:val="24"/>
                <w:szCs w:val="24"/>
              </w:rPr>
            </w:pPr>
          </w:p>
          <w:p w14:paraId="5BDE20AC" w14:textId="17A54F68" w:rsidR="00AD5982" w:rsidRPr="0007438C" w:rsidRDefault="00387B72" w:rsidP="0007438C">
            <w:pPr>
              <w:pStyle w:val="Prrafodelista"/>
              <w:widowControl w:val="0"/>
              <w:numPr>
                <w:ilvl w:val="0"/>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 Bienestar y Salud Mental (</w:t>
            </w:r>
            <w:proofErr w:type="spellStart"/>
            <w:r w:rsidRPr="0007438C">
              <w:rPr>
                <w:rFonts w:ascii="Arial" w:eastAsia="Arial" w:hAnsi="Arial" w:cs="Arial"/>
                <w:b/>
                <w:bCs/>
                <w:sz w:val="24"/>
                <w:szCs w:val="24"/>
              </w:rPr>
              <w:t>Wellness</w:t>
            </w:r>
            <w:proofErr w:type="spellEnd"/>
            <w:r w:rsidRPr="0007438C">
              <w:rPr>
                <w:rFonts w:ascii="Arial" w:eastAsia="Arial" w:hAnsi="Arial" w:cs="Arial"/>
                <w:b/>
                <w:bCs/>
                <w:sz w:val="24"/>
                <w:szCs w:val="24"/>
              </w:rPr>
              <w:t>)</w:t>
            </w:r>
            <w:r w:rsidRPr="0007438C">
              <w:rPr>
                <w:rStyle w:val="Refdenotaalpie"/>
                <w:rFonts w:ascii="Arial" w:eastAsia="Arial" w:hAnsi="Arial" w:cs="Arial"/>
                <w:b/>
                <w:bCs/>
                <w:sz w:val="24"/>
                <w:szCs w:val="24"/>
              </w:rPr>
              <w:footnoteReference w:id="2"/>
            </w:r>
            <w:r w:rsidRPr="0007438C">
              <w:rPr>
                <w:rFonts w:ascii="Arial" w:eastAsia="Arial" w:hAnsi="Arial" w:cs="Arial"/>
                <w:b/>
                <w:bCs/>
                <w:sz w:val="24"/>
                <w:szCs w:val="24"/>
              </w:rPr>
              <w:t>. </w:t>
            </w:r>
            <w:r w:rsidR="00042BEA" w:rsidRPr="0007438C">
              <w:rPr>
                <w:rFonts w:ascii="Arial" w:eastAsia="Arial" w:hAnsi="Arial" w:cs="Arial"/>
                <w:sz w:val="24"/>
                <w:szCs w:val="24"/>
              </w:rPr>
              <w:t>Cerca del </w:t>
            </w:r>
            <w:r w:rsidR="00042BEA" w:rsidRPr="0007438C">
              <w:rPr>
                <w:rFonts w:ascii="Arial" w:eastAsia="Arial" w:hAnsi="Arial" w:cs="Arial"/>
                <w:b/>
                <w:bCs/>
                <w:sz w:val="24"/>
                <w:szCs w:val="24"/>
              </w:rPr>
              <w:t>80% de los viajeros</w:t>
            </w:r>
            <w:r w:rsidR="00042BEA" w:rsidRPr="0007438C">
              <w:rPr>
                <w:rFonts w:ascii="Arial" w:eastAsia="Arial" w:hAnsi="Arial" w:cs="Arial"/>
                <w:sz w:val="24"/>
                <w:szCs w:val="24"/>
              </w:rPr>
              <w:t> prioriza experiencias que mejoren su salud física y emocional.</w:t>
            </w:r>
          </w:p>
          <w:p w14:paraId="36A896A1" w14:textId="77777777" w:rsidR="00AD5982" w:rsidRPr="0007438C" w:rsidRDefault="00AD5982" w:rsidP="00387B72">
            <w:pPr>
              <w:pStyle w:val="Prrafodelista"/>
              <w:widowControl w:val="0"/>
              <w:pBdr>
                <w:top w:val="nil"/>
                <w:left w:val="nil"/>
                <w:bottom w:val="nil"/>
                <w:right w:val="nil"/>
                <w:between w:val="nil"/>
              </w:pBdr>
              <w:spacing w:after="0" w:line="240" w:lineRule="auto"/>
              <w:jc w:val="both"/>
              <w:rPr>
                <w:rFonts w:ascii="Arial" w:eastAsia="Arial" w:hAnsi="Arial" w:cs="Arial"/>
                <w:sz w:val="24"/>
                <w:szCs w:val="24"/>
              </w:rPr>
            </w:pPr>
          </w:p>
          <w:p w14:paraId="75DC4F69" w14:textId="77777777" w:rsidR="00387B72" w:rsidRPr="0007438C" w:rsidRDefault="00387B72" w:rsidP="00387B72">
            <w:pPr>
              <w:pStyle w:val="Prrafodelista"/>
              <w:widowControl w:val="0"/>
              <w:numPr>
                <w:ilvl w:val="0"/>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 xml:space="preserve">Autenticidad y conexión local. </w:t>
            </w:r>
            <w:r w:rsidRPr="0007438C">
              <w:rPr>
                <w:rFonts w:ascii="Arial" w:eastAsia="Arial" w:hAnsi="Arial" w:cs="Arial"/>
                <w:sz w:val="24"/>
                <w:szCs w:val="24"/>
              </w:rPr>
              <w:t>Existe un rechazo a lo artificial y una fuerte demanda por lo genuino. </w:t>
            </w:r>
          </w:p>
          <w:p w14:paraId="0E3CD177" w14:textId="77777777" w:rsidR="00AD5982" w:rsidRPr="0007438C" w:rsidRDefault="00AD5982" w:rsidP="00AD5982">
            <w:pPr>
              <w:pStyle w:val="Prrafodelista"/>
              <w:rPr>
                <w:rFonts w:ascii="Arial" w:eastAsia="Arial" w:hAnsi="Arial" w:cs="Arial"/>
                <w:sz w:val="24"/>
                <w:szCs w:val="24"/>
              </w:rPr>
            </w:pPr>
          </w:p>
          <w:p w14:paraId="009FD1B6" w14:textId="77927851" w:rsidR="00AD5982" w:rsidRPr="0007438C" w:rsidRDefault="00AD5982" w:rsidP="00AD5982">
            <w:pPr>
              <w:pStyle w:val="Prrafodelista"/>
              <w:widowControl w:val="0"/>
              <w:numPr>
                <w:ilvl w:val="1"/>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Gastronomía inmersiva</w:t>
            </w:r>
            <w:r w:rsidR="00434C86" w:rsidRPr="0007438C">
              <w:rPr>
                <w:rFonts w:ascii="Arial" w:eastAsia="Arial" w:hAnsi="Arial" w:cs="Arial"/>
                <w:b/>
                <w:bCs/>
                <w:sz w:val="24"/>
                <w:szCs w:val="24"/>
              </w:rPr>
              <w:t>:</w:t>
            </w:r>
            <w:r w:rsidR="00434C86" w:rsidRPr="0007438C">
              <w:rPr>
                <w:rFonts w:ascii="Arial" w:eastAsia="Arial" w:hAnsi="Arial" w:cs="Arial"/>
                <w:sz w:val="24"/>
                <w:szCs w:val="24"/>
              </w:rPr>
              <w:t xml:space="preserve"> Una de las tendencias fuertes es el turismo culinario, especialmente cocina local y la panadería tradicional</w:t>
            </w:r>
          </w:p>
          <w:p w14:paraId="39D1CF84" w14:textId="77777777" w:rsidR="00434C86" w:rsidRPr="0007438C" w:rsidRDefault="00434C86" w:rsidP="00434C86">
            <w:pPr>
              <w:pStyle w:val="Prrafodelista"/>
              <w:widowControl w:val="0"/>
              <w:pBdr>
                <w:top w:val="nil"/>
                <w:left w:val="nil"/>
                <w:bottom w:val="nil"/>
                <w:right w:val="nil"/>
                <w:between w:val="nil"/>
              </w:pBdr>
              <w:spacing w:after="0" w:line="240" w:lineRule="auto"/>
              <w:ind w:left="1440"/>
              <w:jc w:val="both"/>
              <w:rPr>
                <w:rFonts w:ascii="Arial" w:eastAsia="Arial" w:hAnsi="Arial" w:cs="Arial"/>
                <w:sz w:val="24"/>
                <w:szCs w:val="24"/>
              </w:rPr>
            </w:pPr>
          </w:p>
          <w:p w14:paraId="536FF65D" w14:textId="28521C65" w:rsidR="00AD5982" w:rsidRPr="0007438C" w:rsidRDefault="00AD5982" w:rsidP="00AD5982">
            <w:pPr>
              <w:pStyle w:val="Prrafodelista"/>
              <w:widowControl w:val="0"/>
              <w:numPr>
                <w:ilvl w:val="1"/>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Cultura real:</w:t>
            </w:r>
            <w:r w:rsidRPr="0007438C">
              <w:rPr>
                <w:rFonts w:ascii="Arial" w:eastAsia="Arial" w:hAnsi="Arial" w:cs="Arial"/>
                <w:sz w:val="24"/>
                <w:szCs w:val="24"/>
              </w:rPr>
              <w:t xml:space="preserve"> </w:t>
            </w:r>
            <w:r w:rsidR="00434C86" w:rsidRPr="0007438C">
              <w:rPr>
                <w:rFonts w:ascii="Arial" w:eastAsia="Arial" w:hAnsi="Arial" w:cs="Arial"/>
                <w:sz w:val="24"/>
                <w:szCs w:val="24"/>
              </w:rPr>
              <w:t>Interés por aprender tradiciones y descubrir historias únicas y convivir con comunidades locales en lugar de solo visitar monumentos</w:t>
            </w:r>
            <w:r w:rsidR="00145739" w:rsidRPr="0007438C">
              <w:rPr>
                <w:rFonts w:ascii="Arial" w:eastAsia="Arial" w:hAnsi="Arial" w:cs="Arial"/>
                <w:sz w:val="24"/>
                <w:szCs w:val="24"/>
              </w:rPr>
              <w:t>.</w:t>
            </w:r>
          </w:p>
          <w:p w14:paraId="702DE937" w14:textId="77777777" w:rsidR="00AD5982" w:rsidRPr="0007438C" w:rsidRDefault="00AD5982" w:rsidP="00AD5982">
            <w:pPr>
              <w:pStyle w:val="Prrafodelista"/>
              <w:rPr>
                <w:rFonts w:ascii="Arial" w:eastAsia="Arial" w:hAnsi="Arial" w:cs="Arial"/>
                <w:sz w:val="24"/>
                <w:szCs w:val="24"/>
              </w:rPr>
            </w:pPr>
          </w:p>
          <w:p w14:paraId="2B6F8429" w14:textId="47C4BDAC" w:rsidR="00AD5982" w:rsidRPr="0007438C" w:rsidRDefault="00AD5982" w:rsidP="00387B72">
            <w:pPr>
              <w:pStyle w:val="Prrafodelista"/>
              <w:widowControl w:val="0"/>
              <w:numPr>
                <w:ilvl w:val="0"/>
                <w:numId w:val="3"/>
              </w:numPr>
              <w:pBdr>
                <w:top w:val="nil"/>
                <w:left w:val="nil"/>
                <w:bottom w:val="nil"/>
                <w:right w:val="nil"/>
                <w:between w:val="nil"/>
              </w:pBdr>
              <w:spacing w:after="0" w:line="240" w:lineRule="auto"/>
              <w:jc w:val="both"/>
              <w:rPr>
                <w:rFonts w:ascii="Arial" w:eastAsia="Arial" w:hAnsi="Arial" w:cs="Arial"/>
                <w:b/>
                <w:bCs/>
                <w:sz w:val="24"/>
                <w:szCs w:val="24"/>
              </w:rPr>
            </w:pPr>
            <w:r w:rsidRPr="0007438C">
              <w:rPr>
                <w:rFonts w:ascii="Arial" w:eastAsia="Arial" w:hAnsi="Arial" w:cs="Arial"/>
                <w:b/>
                <w:bCs/>
                <w:sz w:val="24"/>
                <w:szCs w:val="24"/>
              </w:rPr>
              <w:t>Espontaneidad y Flexibilidad</w:t>
            </w:r>
          </w:p>
          <w:p w14:paraId="79652361" w14:textId="77777777" w:rsidR="00AD5982" w:rsidRPr="0007438C" w:rsidRDefault="00AD5982" w:rsidP="00AD5982">
            <w:pPr>
              <w:widowControl w:val="0"/>
              <w:pBdr>
                <w:top w:val="nil"/>
                <w:left w:val="nil"/>
                <w:bottom w:val="nil"/>
                <w:right w:val="nil"/>
                <w:between w:val="nil"/>
              </w:pBdr>
              <w:spacing w:after="0" w:line="240" w:lineRule="auto"/>
              <w:ind w:left="360"/>
              <w:jc w:val="both"/>
              <w:rPr>
                <w:rFonts w:ascii="Arial" w:eastAsia="Arial" w:hAnsi="Arial" w:cs="Arial"/>
                <w:sz w:val="24"/>
                <w:szCs w:val="24"/>
              </w:rPr>
            </w:pPr>
          </w:p>
          <w:p w14:paraId="4D4AC4B3" w14:textId="3E87265F" w:rsidR="00AD5982" w:rsidRPr="0007438C" w:rsidRDefault="00AD5982" w:rsidP="00AD5982">
            <w:pPr>
              <w:pStyle w:val="Prrafodelista"/>
              <w:widowControl w:val="0"/>
              <w:numPr>
                <w:ilvl w:val="1"/>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Viajes sin reglas</w:t>
            </w:r>
            <w:r w:rsidR="00434C86" w:rsidRPr="0007438C">
              <w:rPr>
                <w:rFonts w:ascii="Arial" w:eastAsia="Arial" w:hAnsi="Arial" w:cs="Arial"/>
                <w:b/>
                <w:bCs/>
                <w:sz w:val="24"/>
                <w:szCs w:val="24"/>
              </w:rPr>
              <w:t>:</w:t>
            </w:r>
            <w:r w:rsidR="00434C86" w:rsidRPr="0007438C">
              <w:rPr>
                <w:rFonts w:ascii="Arial" w:eastAsia="Arial" w:hAnsi="Arial" w:cs="Arial"/>
                <w:sz w:val="24"/>
                <w:szCs w:val="24"/>
              </w:rPr>
              <w:t xml:space="preserve"> En la actualidad los turistas dependen menos de las temporadas altas y optan por escapadas espontaneas o viajes diseñados a su propia medida.</w:t>
            </w:r>
          </w:p>
          <w:p w14:paraId="348C6757" w14:textId="77777777" w:rsidR="00434C86" w:rsidRPr="0007438C" w:rsidRDefault="00434C86" w:rsidP="00434C86">
            <w:pPr>
              <w:pStyle w:val="Prrafodelista"/>
              <w:widowControl w:val="0"/>
              <w:pBdr>
                <w:top w:val="nil"/>
                <w:left w:val="nil"/>
                <w:bottom w:val="nil"/>
                <w:right w:val="nil"/>
                <w:between w:val="nil"/>
              </w:pBdr>
              <w:spacing w:after="0" w:line="240" w:lineRule="auto"/>
              <w:ind w:left="1440"/>
              <w:jc w:val="both"/>
              <w:rPr>
                <w:rFonts w:ascii="Arial" w:eastAsia="Arial" w:hAnsi="Arial" w:cs="Arial"/>
                <w:sz w:val="24"/>
                <w:szCs w:val="24"/>
              </w:rPr>
            </w:pPr>
          </w:p>
          <w:p w14:paraId="65866988" w14:textId="5F5B9957" w:rsidR="00AD5982" w:rsidRPr="0007438C" w:rsidRDefault="00AD5982" w:rsidP="00AD5982">
            <w:pPr>
              <w:pStyle w:val="Prrafodelista"/>
              <w:widowControl w:val="0"/>
              <w:numPr>
                <w:ilvl w:val="1"/>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Escapadas relámpago</w:t>
            </w:r>
            <w:r w:rsidR="00434C86" w:rsidRPr="0007438C">
              <w:rPr>
                <w:rFonts w:ascii="Arial" w:eastAsia="Arial" w:hAnsi="Arial" w:cs="Arial"/>
                <w:b/>
                <w:bCs/>
                <w:sz w:val="24"/>
                <w:szCs w:val="24"/>
              </w:rPr>
              <w:t>:</w:t>
            </w:r>
            <w:r w:rsidR="00434C86" w:rsidRPr="0007438C">
              <w:rPr>
                <w:rFonts w:ascii="Arial" w:eastAsia="Arial" w:hAnsi="Arial" w:cs="Arial"/>
                <w:sz w:val="24"/>
                <w:szCs w:val="24"/>
              </w:rPr>
              <w:t xml:space="preserve"> Aumenta la preferencia por viajes cortos pero intensos en experiencias</w:t>
            </w:r>
            <w:r w:rsidR="00434C86" w:rsidRPr="0007438C">
              <w:rPr>
                <w:rStyle w:val="Refdenotaalpie"/>
                <w:rFonts w:ascii="Arial" w:eastAsia="Arial" w:hAnsi="Arial" w:cs="Arial"/>
                <w:sz w:val="24"/>
                <w:szCs w:val="24"/>
              </w:rPr>
              <w:footnoteReference w:id="3"/>
            </w:r>
          </w:p>
          <w:p w14:paraId="0A90CB8B" w14:textId="77777777" w:rsidR="00AD5982" w:rsidRPr="0007438C" w:rsidRDefault="00AD5982" w:rsidP="00AD5982">
            <w:pPr>
              <w:pStyle w:val="Prrafodelista"/>
              <w:widowControl w:val="0"/>
              <w:pBdr>
                <w:top w:val="nil"/>
                <w:left w:val="nil"/>
                <w:bottom w:val="nil"/>
                <w:right w:val="nil"/>
                <w:between w:val="nil"/>
              </w:pBdr>
              <w:spacing w:after="0" w:line="240" w:lineRule="auto"/>
              <w:ind w:left="1440"/>
              <w:jc w:val="both"/>
              <w:rPr>
                <w:rFonts w:ascii="Arial" w:eastAsia="Arial" w:hAnsi="Arial" w:cs="Arial"/>
                <w:sz w:val="24"/>
                <w:szCs w:val="24"/>
              </w:rPr>
            </w:pPr>
          </w:p>
          <w:p w14:paraId="12FE527B" w14:textId="2D6D6F55" w:rsidR="00AD5982" w:rsidRPr="0007438C" w:rsidRDefault="00AD5982" w:rsidP="00AD5982">
            <w:pPr>
              <w:pStyle w:val="Prrafodelista"/>
              <w:widowControl w:val="0"/>
              <w:numPr>
                <w:ilvl w:val="0"/>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Sostenibilidad y tecnología</w:t>
            </w:r>
            <w:r w:rsidR="00B468DA" w:rsidRPr="0007438C">
              <w:rPr>
                <w:rFonts w:ascii="Arial" w:eastAsia="Arial" w:hAnsi="Arial" w:cs="Arial"/>
                <w:b/>
                <w:bCs/>
                <w:sz w:val="24"/>
                <w:szCs w:val="24"/>
              </w:rPr>
              <w:t>:</w:t>
            </w:r>
            <w:r w:rsidRPr="0007438C">
              <w:rPr>
                <w:rFonts w:ascii="Arial" w:eastAsia="Arial" w:hAnsi="Arial" w:cs="Arial"/>
                <w:sz w:val="24"/>
                <w:szCs w:val="24"/>
              </w:rPr>
              <w:t xml:space="preserve"> Integrar conciencia ética con herramientas digitales:</w:t>
            </w:r>
          </w:p>
          <w:p w14:paraId="2306A9D4" w14:textId="23FD6F1F" w:rsidR="00AD5982" w:rsidRPr="0007438C" w:rsidRDefault="0053217E" w:rsidP="00AD5982">
            <w:pPr>
              <w:pStyle w:val="Prrafodelista"/>
              <w:widowControl w:val="0"/>
              <w:numPr>
                <w:ilvl w:val="1"/>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Consumo responsable:</w:t>
            </w:r>
            <w:r w:rsidRPr="0007438C">
              <w:rPr>
                <w:rFonts w:ascii="Arial" w:eastAsia="Arial" w:hAnsi="Arial" w:cs="Arial"/>
                <w:sz w:val="24"/>
                <w:szCs w:val="24"/>
              </w:rPr>
              <w:t xml:space="preserve"> </w:t>
            </w:r>
            <w:r w:rsidR="00B468DA" w:rsidRPr="0007438C">
              <w:rPr>
                <w:rFonts w:ascii="Arial" w:eastAsia="Arial" w:hAnsi="Arial" w:cs="Arial"/>
                <w:sz w:val="24"/>
                <w:szCs w:val="24"/>
              </w:rPr>
              <w:t>B</w:t>
            </w:r>
            <w:r w:rsidRPr="0007438C">
              <w:rPr>
                <w:rFonts w:ascii="Arial" w:eastAsia="Arial" w:hAnsi="Arial" w:cs="Arial"/>
                <w:sz w:val="24"/>
                <w:szCs w:val="24"/>
              </w:rPr>
              <w:t>uscan alojamientos éticos y souvenirs sostenibles</w:t>
            </w:r>
            <w:r w:rsidR="00B468DA" w:rsidRPr="0007438C">
              <w:rPr>
                <w:rFonts w:ascii="Arial" w:eastAsia="Arial" w:hAnsi="Arial" w:cs="Arial"/>
                <w:sz w:val="24"/>
                <w:szCs w:val="24"/>
              </w:rPr>
              <w:t>.</w:t>
            </w:r>
          </w:p>
          <w:p w14:paraId="19030C4E" w14:textId="2137D178" w:rsidR="00387B72" w:rsidRPr="0007438C" w:rsidRDefault="0053217E" w:rsidP="00402AD7">
            <w:pPr>
              <w:pStyle w:val="Prrafodelista"/>
              <w:widowControl w:val="0"/>
              <w:numPr>
                <w:ilvl w:val="1"/>
                <w:numId w:val="3"/>
              </w:numPr>
              <w:pBdr>
                <w:top w:val="nil"/>
                <w:left w:val="nil"/>
                <w:bottom w:val="nil"/>
                <w:right w:val="nil"/>
                <w:between w:val="nil"/>
              </w:pBdr>
              <w:spacing w:after="0" w:line="240" w:lineRule="auto"/>
              <w:jc w:val="both"/>
              <w:rPr>
                <w:rFonts w:ascii="Arial" w:eastAsia="Arial" w:hAnsi="Arial" w:cs="Arial"/>
                <w:sz w:val="24"/>
                <w:szCs w:val="24"/>
              </w:rPr>
            </w:pPr>
            <w:r w:rsidRPr="0007438C">
              <w:rPr>
                <w:rFonts w:ascii="Arial" w:eastAsia="Arial" w:hAnsi="Arial" w:cs="Arial"/>
                <w:b/>
                <w:bCs/>
                <w:sz w:val="24"/>
                <w:szCs w:val="24"/>
              </w:rPr>
              <w:t>IA y redes Sociales</w:t>
            </w:r>
            <w:r w:rsidR="008B6C40" w:rsidRPr="0007438C">
              <w:rPr>
                <w:rFonts w:ascii="Arial" w:eastAsia="Arial" w:hAnsi="Arial" w:cs="Arial"/>
                <w:b/>
                <w:bCs/>
                <w:sz w:val="24"/>
                <w:szCs w:val="24"/>
              </w:rPr>
              <w:t>:</w:t>
            </w:r>
            <w:r w:rsidR="008B6C40" w:rsidRPr="0007438C">
              <w:rPr>
                <w:rFonts w:ascii="Arial" w:eastAsia="Arial" w:hAnsi="Arial" w:cs="Arial"/>
                <w:sz w:val="24"/>
                <w:szCs w:val="24"/>
              </w:rPr>
              <w:t xml:space="preserve">  La inteligencia artificial se usa para planificar de forma inteligente, mientras que las redes sociales siguen siendo el pilar para descubrir destinos "ocultos" o experiencias visuales</w:t>
            </w:r>
            <w:r w:rsidR="008B6C40" w:rsidRPr="0007438C">
              <w:rPr>
                <w:rStyle w:val="Refdenotaalpie"/>
                <w:rFonts w:ascii="Arial" w:eastAsia="Arial" w:hAnsi="Arial" w:cs="Arial"/>
                <w:sz w:val="24"/>
                <w:szCs w:val="24"/>
              </w:rPr>
              <w:footnoteReference w:id="4"/>
            </w:r>
            <w:r w:rsidR="008B6C40" w:rsidRPr="0007438C">
              <w:rPr>
                <w:rFonts w:ascii="Arial" w:eastAsia="Arial" w:hAnsi="Arial" w:cs="Arial"/>
                <w:sz w:val="24"/>
                <w:szCs w:val="24"/>
              </w:rPr>
              <w:t>.</w:t>
            </w:r>
          </w:p>
          <w:p w14:paraId="3D044810" w14:textId="77777777" w:rsidR="00402AD7" w:rsidRPr="0007438C" w:rsidRDefault="00402AD7" w:rsidP="00402AD7">
            <w:pPr>
              <w:widowControl w:val="0"/>
              <w:pBdr>
                <w:top w:val="nil"/>
                <w:left w:val="nil"/>
                <w:bottom w:val="nil"/>
                <w:right w:val="nil"/>
                <w:between w:val="nil"/>
              </w:pBdr>
              <w:spacing w:after="0" w:line="240" w:lineRule="auto"/>
              <w:jc w:val="both"/>
              <w:rPr>
                <w:rFonts w:ascii="Arial" w:eastAsia="Arial" w:hAnsi="Arial" w:cs="Arial"/>
                <w:sz w:val="24"/>
                <w:szCs w:val="24"/>
              </w:rPr>
            </w:pPr>
          </w:p>
          <w:p w14:paraId="47A6718A" w14:textId="32AC18F4" w:rsidR="0075069A" w:rsidRPr="0007438C" w:rsidRDefault="00DE5CC9" w:rsidP="0007438C">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L</w:t>
            </w:r>
            <w:r w:rsidRPr="00604AB6">
              <w:rPr>
                <w:rFonts w:ascii="Arial" w:eastAsia="Arial" w:hAnsi="Arial" w:cs="Arial"/>
                <w:sz w:val="24"/>
                <w:szCs w:val="24"/>
              </w:rPr>
              <w:t>as nuevas necesidades del turismo han</w:t>
            </w:r>
            <w:r>
              <w:rPr>
                <w:rFonts w:ascii="Arial" w:eastAsia="Arial" w:hAnsi="Arial" w:cs="Arial"/>
                <w:sz w:val="24"/>
                <w:szCs w:val="24"/>
              </w:rPr>
              <w:t xml:space="preserve"> ido cambiando a lo largo de los últimos años, en busca</w:t>
            </w:r>
            <w:r w:rsidR="00695C85">
              <w:rPr>
                <w:rFonts w:ascii="Arial" w:eastAsia="Arial" w:hAnsi="Arial" w:cs="Arial"/>
                <w:sz w:val="24"/>
                <w:szCs w:val="24"/>
              </w:rPr>
              <w:t xml:space="preserve"> de</w:t>
            </w:r>
            <w:r>
              <w:rPr>
                <w:rFonts w:ascii="Arial" w:eastAsia="Arial" w:hAnsi="Arial" w:cs="Arial"/>
                <w:sz w:val="24"/>
                <w:szCs w:val="24"/>
              </w:rPr>
              <w:t xml:space="preserve"> una experiencia diferente en lugares poco conocidos y de manera amigable con el medio ambiente. las personas a nivel mundial se están inclinando o están prefiriendo tres aspectos en sus viajes </w:t>
            </w:r>
            <w:r w:rsidR="00695C85">
              <w:rPr>
                <w:rFonts w:ascii="Arial" w:eastAsia="Arial" w:hAnsi="Arial" w:cs="Arial"/>
                <w:sz w:val="24"/>
                <w:szCs w:val="24"/>
              </w:rPr>
              <w:t xml:space="preserve">y </w:t>
            </w:r>
            <w:r>
              <w:rPr>
                <w:rFonts w:ascii="Arial" w:eastAsia="Arial" w:hAnsi="Arial" w:cs="Arial"/>
                <w:sz w:val="24"/>
                <w:szCs w:val="24"/>
              </w:rPr>
              <w:t>estos son; el turismo sostenible, la inmersión natural y las experiencias locales auténticas. En pocas palabras, las nuevas tendencias del turismo a nivel mundial son la naturaleza y la sostenibilidad.</w:t>
            </w:r>
          </w:p>
        </w:tc>
      </w:tr>
      <w:tr w:rsidR="00387B72" w:rsidDel="00CC1D56" w14:paraId="2363106A" w14:textId="4BEF1534">
        <w:trPr>
          <w:del w:id="8" w:author="Juan Pablo Guinart F." w:date="2026-01-16T21:54:00Z"/>
        </w:trPr>
        <w:tc>
          <w:tcPr>
            <w:tcW w:w="8838" w:type="dxa"/>
            <w:tcMar>
              <w:top w:w="100" w:type="dxa"/>
              <w:left w:w="100" w:type="dxa"/>
              <w:bottom w:w="100" w:type="dxa"/>
              <w:right w:w="100" w:type="dxa"/>
            </w:tcMar>
          </w:tcPr>
          <w:p w14:paraId="200CBAB2" w14:textId="573CA0BB" w:rsidR="00387B72" w:rsidRPr="00387B72" w:rsidDel="00CC1D56" w:rsidRDefault="00387B72">
            <w:pPr>
              <w:widowControl w:val="0"/>
              <w:pBdr>
                <w:top w:val="nil"/>
                <w:left w:val="nil"/>
                <w:bottom w:val="nil"/>
                <w:right w:val="nil"/>
                <w:between w:val="nil"/>
              </w:pBdr>
              <w:spacing w:after="0" w:line="240" w:lineRule="auto"/>
              <w:jc w:val="both"/>
              <w:rPr>
                <w:del w:id="9" w:author="Juan Pablo Guinart F." w:date="2026-01-16T21:54:00Z" w16du:dateUtc="2026-01-17T00:54:00Z"/>
                <w:rFonts w:ascii="Arial" w:eastAsia="Arial" w:hAnsi="Arial" w:cs="Arial"/>
                <w:sz w:val="20"/>
                <w:szCs w:val="20"/>
              </w:rPr>
            </w:pPr>
          </w:p>
        </w:tc>
      </w:tr>
    </w:tbl>
    <w:p w14:paraId="63D35720" w14:textId="2E0D3B9E" w:rsidR="0075069A" w:rsidDel="00CC1D56" w:rsidRDefault="0075069A">
      <w:pPr>
        <w:spacing w:line="360" w:lineRule="auto"/>
        <w:jc w:val="both"/>
        <w:rPr>
          <w:del w:id="10" w:author="Juan Pablo Guinart F." w:date="2026-01-16T21:54:00Z" w16du:dateUtc="2026-01-17T00:54:00Z"/>
          <w:b/>
          <w:sz w:val="24"/>
          <w:szCs w:val="24"/>
        </w:rPr>
      </w:pPr>
    </w:p>
    <w:p w14:paraId="3DC254B2" w14:textId="77777777" w:rsidR="0075069A" w:rsidRDefault="0075069A">
      <w:pPr>
        <w:spacing w:line="360" w:lineRule="auto"/>
        <w:rPr>
          <w:b/>
          <w:sz w:val="30"/>
          <w:szCs w:val="30"/>
        </w:rPr>
      </w:pPr>
    </w:p>
    <w:tbl>
      <w:tblPr>
        <w:tblStyle w:val="a7"/>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75069A" w14:paraId="76FDB3C9" w14:textId="77777777">
        <w:tc>
          <w:tcPr>
            <w:tcW w:w="8838" w:type="dxa"/>
            <w:shd w:val="clear" w:color="auto" w:fill="FF0000"/>
            <w:tcMar>
              <w:top w:w="100" w:type="dxa"/>
              <w:left w:w="100" w:type="dxa"/>
              <w:bottom w:w="100" w:type="dxa"/>
              <w:right w:w="100" w:type="dxa"/>
            </w:tcMar>
          </w:tcPr>
          <w:p w14:paraId="633803FC" w14:textId="77777777" w:rsidR="0075069A" w:rsidRDefault="00000000">
            <w:pPr>
              <w:widowControl w:val="0"/>
              <w:numPr>
                <w:ilvl w:val="0"/>
                <w:numId w:val="1"/>
              </w:numPr>
              <w:spacing w:after="0" w:line="240" w:lineRule="auto"/>
              <w:rPr>
                <w:b/>
                <w:sz w:val="24"/>
                <w:szCs w:val="24"/>
              </w:rPr>
            </w:pPr>
            <w:r>
              <w:rPr>
                <w:b/>
                <w:color w:val="FFFFFF"/>
                <w:sz w:val="24"/>
                <w:szCs w:val="24"/>
              </w:rPr>
              <w:t>JUSTIFICACIÓN</w:t>
            </w:r>
          </w:p>
        </w:tc>
      </w:tr>
      <w:tr w:rsidR="0075069A" w14:paraId="627D0574" w14:textId="77777777">
        <w:tc>
          <w:tcPr>
            <w:tcW w:w="8838" w:type="dxa"/>
            <w:tcMar>
              <w:top w:w="100" w:type="dxa"/>
              <w:left w:w="100" w:type="dxa"/>
              <w:bottom w:w="100" w:type="dxa"/>
              <w:right w:w="100" w:type="dxa"/>
            </w:tcMar>
          </w:tcPr>
          <w:p w14:paraId="7DE70CAB" w14:textId="33748B87" w:rsidR="0075069A" w:rsidRDefault="00000000">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La justificación surge debido a la creciente necesidad del consumidor de tener nuevas experiencias, acercarse a la naturaleza, tener momentos únicos y divertidos, conectarse con ellos mismos, sus amigos o familia, y su círculo en redes sociales, la globalización actual crea una necesidad constante en el ser humano que consume redes sociales a dedicar recursos a conocer nuevos lugar</w:t>
            </w:r>
            <w:r w:rsidR="00402AD7">
              <w:rPr>
                <w:rFonts w:ascii="Arial" w:eastAsia="Arial" w:hAnsi="Arial" w:cs="Arial"/>
                <w:sz w:val="24"/>
                <w:szCs w:val="24"/>
              </w:rPr>
              <w:t>es</w:t>
            </w:r>
            <w:r>
              <w:rPr>
                <w:rFonts w:ascii="Arial" w:eastAsia="Arial" w:hAnsi="Arial" w:cs="Arial"/>
                <w:sz w:val="24"/>
                <w:szCs w:val="24"/>
              </w:rPr>
              <w:t xml:space="preserve"> y adquirir nuevas experiencias,  el perfil del viajero se ha transformado con los últimos años buscando sitios inexplorados, pisar nuevos caminos y descubrir experiencias que no han tenido antes, alejado de las aglomeraciones y conectando con la naturaleza. </w:t>
            </w:r>
          </w:p>
          <w:p w14:paraId="23DDF6A2"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p>
          <w:p w14:paraId="154B57BB" w14:textId="5A37BD3E" w:rsidR="0075069A" w:rsidRDefault="00000000">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 xml:space="preserve">Este documento será la base firme para la planeación e implementación de una idea de negocio, con el que se construirá uno de los </w:t>
            </w:r>
            <w:proofErr w:type="spellStart"/>
            <w:r>
              <w:rPr>
                <w:rFonts w:ascii="Arial" w:eastAsia="Arial" w:hAnsi="Arial" w:cs="Arial"/>
                <w:sz w:val="24"/>
                <w:szCs w:val="24"/>
              </w:rPr>
              <w:t>glampings</w:t>
            </w:r>
            <w:proofErr w:type="spellEnd"/>
            <w:r>
              <w:rPr>
                <w:rFonts w:ascii="Arial" w:eastAsia="Arial" w:hAnsi="Arial" w:cs="Arial"/>
                <w:sz w:val="24"/>
                <w:szCs w:val="24"/>
              </w:rPr>
              <w:t xml:space="preserve"> de lujo pioneros en una región de Chile, brindando no solo el servicio de alojamiento sostenible, sino también prestaciones de lujo adicionales para complementar el servicio y llegar a la satisfacción total de los hoteles de primer nivel</w:t>
            </w:r>
            <w:r>
              <w:rPr>
                <w:rFonts w:ascii="Arial" w:eastAsia="Arial" w:hAnsi="Arial" w:cs="Arial"/>
                <w:color w:val="2B2B2B"/>
                <w:sz w:val="30"/>
                <w:szCs w:val="30"/>
                <w:highlight w:val="white"/>
              </w:rPr>
              <w:t>.</w:t>
            </w:r>
            <w:r>
              <w:rPr>
                <w:rFonts w:ascii="Arial" w:eastAsia="Arial" w:hAnsi="Arial" w:cs="Arial"/>
                <w:sz w:val="24"/>
                <w:szCs w:val="24"/>
              </w:rPr>
              <w:t xml:space="preserve"> Cómo gastronomía, spa, piscinas, saunas, terapias, </w:t>
            </w:r>
            <w:r w:rsidR="0007438C">
              <w:rPr>
                <w:rFonts w:ascii="Arial" w:eastAsia="Arial" w:hAnsi="Arial" w:cs="Arial"/>
                <w:sz w:val="24"/>
                <w:szCs w:val="24"/>
              </w:rPr>
              <w:t>caminatas, cuatrimotos</w:t>
            </w:r>
            <w:r>
              <w:rPr>
                <w:rFonts w:ascii="Arial" w:eastAsia="Arial" w:hAnsi="Arial" w:cs="Arial"/>
                <w:sz w:val="24"/>
                <w:szCs w:val="24"/>
              </w:rPr>
              <w:t xml:space="preserve"> entre otros. </w:t>
            </w:r>
          </w:p>
          <w:p w14:paraId="16DA69F6" w14:textId="77777777" w:rsidR="0007438C" w:rsidRDefault="0007438C">
            <w:pPr>
              <w:widowControl w:val="0"/>
              <w:pBdr>
                <w:top w:val="nil"/>
                <w:left w:val="nil"/>
                <w:bottom w:val="nil"/>
                <w:right w:val="nil"/>
                <w:between w:val="nil"/>
              </w:pBdr>
              <w:spacing w:after="0" w:line="240" w:lineRule="auto"/>
              <w:jc w:val="both"/>
              <w:rPr>
                <w:rFonts w:ascii="Arial" w:eastAsia="Arial" w:hAnsi="Arial" w:cs="Arial"/>
                <w:sz w:val="24"/>
                <w:szCs w:val="24"/>
              </w:rPr>
            </w:pPr>
          </w:p>
          <w:p w14:paraId="19E0BE97" w14:textId="77777777" w:rsidR="0007438C" w:rsidRDefault="0007438C" w:rsidP="0007438C">
            <w:pPr>
              <w:widowControl w:val="0"/>
              <w:pBdr>
                <w:top w:val="nil"/>
                <w:left w:val="nil"/>
                <w:bottom w:val="nil"/>
                <w:right w:val="nil"/>
                <w:between w:val="nil"/>
              </w:pBdr>
              <w:spacing w:after="0" w:line="240" w:lineRule="auto"/>
              <w:jc w:val="both"/>
              <w:rPr>
                <w:rFonts w:ascii="Arial" w:eastAsia="Arial" w:hAnsi="Arial" w:cs="Arial"/>
                <w:sz w:val="24"/>
                <w:szCs w:val="24"/>
              </w:rPr>
            </w:pPr>
            <w:r w:rsidRPr="00C30ED2">
              <w:rPr>
                <w:rFonts w:ascii="Arial" w:eastAsia="Arial" w:hAnsi="Arial" w:cs="Arial"/>
                <w:sz w:val="24"/>
                <w:szCs w:val="24"/>
              </w:rPr>
              <w:t>Aura Bosque nace como respuesta a esta necesidad, proponiendo una experiencia única que armoniza la serenidad del entorno natural con un alto estándar de servicio y sofisticación.</w:t>
            </w:r>
          </w:p>
          <w:p w14:paraId="5DFC7980" w14:textId="77777777" w:rsidR="0007438C" w:rsidRDefault="0007438C" w:rsidP="0007438C">
            <w:pPr>
              <w:widowControl w:val="0"/>
              <w:pBdr>
                <w:top w:val="nil"/>
                <w:left w:val="nil"/>
                <w:bottom w:val="nil"/>
                <w:right w:val="nil"/>
                <w:between w:val="nil"/>
              </w:pBdr>
              <w:spacing w:after="0" w:line="240" w:lineRule="auto"/>
              <w:jc w:val="both"/>
              <w:rPr>
                <w:rFonts w:ascii="Arial" w:eastAsia="Arial" w:hAnsi="Arial" w:cs="Arial"/>
                <w:sz w:val="24"/>
                <w:szCs w:val="24"/>
              </w:rPr>
            </w:pPr>
          </w:p>
          <w:p w14:paraId="39CE0AC0" w14:textId="503C5967" w:rsidR="0007438C" w:rsidDel="001A7203" w:rsidRDefault="0007438C" w:rsidP="0007438C">
            <w:pPr>
              <w:widowControl w:val="0"/>
              <w:pBdr>
                <w:top w:val="nil"/>
                <w:left w:val="nil"/>
                <w:bottom w:val="nil"/>
                <w:right w:val="nil"/>
                <w:between w:val="nil"/>
              </w:pBdr>
              <w:spacing w:after="0" w:line="240" w:lineRule="auto"/>
              <w:jc w:val="both"/>
              <w:rPr>
                <w:del w:id="11" w:author="Juan Pablo Guinart F." w:date="2026-01-16T20:57:00Z" w16du:dateUtc="2026-01-16T23:57:00Z"/>
                <w:rFonts w:ascii="Arial" w:eastAsia="Arial" w:hAnsi="Arial" w:cs="Arial"/>
                <w:sz w:val="24"/>
                <w:szCs w:val="24"/>
              </w:rPr>
            </w:pPr>
            <w:commentRangeStart w:id="12"/>
            <w:del w:id="13" w:author="Juan Pablo Guinart F." w:date="2026-01-16T20:57:00Z" w16du:dateUtc="2026-01-16T23:57:00Z">
              <w:r w:rsidDel="001A7203">
                <w:rPr>
                  <w:rFonts w:ascii="Arial" w:eastAsia="Arial" w:hAnsi="Arial" w:cs="Arial"/>
                  <w:sz w:val="24"/>
                  <w:szCs w:val="24"/>
                </w:rPr>
                <w:delText>En síntesis, los viajeros buscan el relajo, el confort y los servicios de los hoteles (piscina, gastronomía, masajes, saunas, entre otros.) en combinación con la experiencia de conexión con la naturaleza, además valoran la oferta variada de este servicio para satisfacer todas sus necesidades.</w:delText>
              </w:r>
              <w:commentRangeEnd w:id="12"/>
              <w:r w:rsidDel="001A7203">
                <w:rPr>
                  <w:rStyle w:val="Refdecomentario"/>
                </w:rPr>
                <w:commentReference w:id="12"/>
              </w:r>
            </w:del>
          </w:p>
          <w:p w14:paraId="307F4D21" w14:textId="77777777" w:rsidR="0007438C" w:rsidRDefault="0007438C" w:rsidP="0007438C">
            <w:pPr>
              <w:widowControl w:val="0"/>
              <w:spacing w:after="0" w:line="240" w:lineRule="auto"/>
              <w:jc w:val="both"/>
              <w:rPr>
                <w:sz w:val="24"/>
                <w:szCs w:val="24"/>
              </w:rPr>
            </w:pPr>
          </w:p>
          <w:p w14:paraId="1EBEBB9D" w14:textId="77777777" w:rsidR="0007438C" w:rsidRDefault="0007438C" w:rsidP="0007438C">
            <w:pPr>
              <w:widowControl w:val="0"/>
              <w:spacing w:after="0" w:line="240" w:lineRule="auto"/>
              <w:jc w:val="both"/>
              <w:rPr>
                <w:sz w:val="24"/>
                <w:szCs w:val="24"/>
              </w:rPr>
            </w:pPr>
            <w:hyperlink r:id="rId15">
              <w:r>
                <w:rPr>
                  <w:color w:val="1155CC"/>
                  <w:sz w:val="24"/>
                  <w:szCs w:val="24"/>
                  <w:u w:val="single"/>
                </w:rPr>
                <w:t>https://www.sernatur.cl/gobierno-revela-inedito-estudio-con-el-perfil-de-los-turistas-nacionales/</w:t>
              </w:r>
            </w:hyperlink>
          </w:p>
          <w:p w14:paraId="6324E7E2" w14:textId="77777777" w:rsidR="0007438C" w:rsidRDefault="0007438C">
            <w:pPr>
              <w:widowControl w:val="0"/>
              <w:pBdr>
                <w:top w:val="nil"/>
                <w:left w:val="nil"/>
                <w:bottom w:val="nil"/>
                <w:right w:val="nil"/>
                <w:between w:val="nil"/>
              </w:pBdr>
              <w:spacing w:after="0" w:line="240" w:lineRule="auto"/>
              <w:jc w:val="both"/>
              <w:rPr>
                <w:rFonts w:ascii="Arial" w:eastAsia="Arial" w:hAnsi="Arial" w:cs="Arial"/>
                <w:sz w:val="24"/>
                <w:szCs w:val="24"/>
              </w:rPr>
            </w:pPr>
          </w:p>
          <w:p w14:paraId="0671613A"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p>
          <w:p w14:paraId="46AB9BB4" w14:textId="77777777" w:rsidR="0075069A" w:rsidRDefault="00000000">
            <w:pPr>
              <w:widowControl w:val="0"/>
              <w:spacing w:after="0" w:line="240" w:lineRule="auto"/>
              <w:jc w:val="both"/>
              <w:rPr>
                <w:rFonts w:ascii="Arial" w:eastAsia="Arial" w:hAnsi="Arial" w:cs="Arial"/>
                <w:b/>
                <w:sz w:val="24"/>
                <w:szCs w:val="24"/>
              </w:rPr>
            </w:pPr>
            <w:r>
              <w:rPr>
                <w:rFonts w:ascii="Arial" w:eastAsia="Arial" w:hAnsi="Arial" w:cs="Arial"/>
                <w:b/>
                <w:sz w:val="24"/>
                <w:szCs w:val="24"/>
              </w:rPr>
              <w:t xml:space="preserve">Justificación económica de peso y tendencia de peso </w:t>
            </w:r>
          </w:p>
          <w:p w14:paraId="4081139E"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p>
          <w:p w14:paraId="32DA7C53"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hyperlink r:id="rId16">
              <w:r>
                <w:rPr>
                  <w:rFonts w:ascii="Arial" w:eastAsia="Arial" w:hAnsi="Arial" w:cs="Arial"/>
                  <w:color w:val="0000FF"/>
                  <w:sz w:val="24"/>
                  <w:szCs w:val="24"/>
                  <w:u w:val="single"/>
                </w:rPr>
                <w:t>https://www.sernatur.cl/dataturismo/perfil-del-turista-extranjero-en-2019/</w:t>
              </w:r>
            </w:hyperlink>
          </w:p>
          <w:p w14:paraId="02E05386"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hyperlink r:id="rId17">
              <w:r>
                <w:rPr>
                  <w:rFonts w:ascii="Arial" w:eastAsia="Arial" w:hAnsi="Arial" w:cs="Arial"/>
                  <w:color w:val="0000FF"/>
                  <w:sz w:val="24"/>
                  <w:szCs w:val="24"/>
                  <w:u w:val="single"/>
                </w:rPr>
                <w:t>https://www.ccs.cl/</w:t>
              </w:r>
            </w:hyperlink>
          </w:p>
          <w:p w14:paraId="72F0E736"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hyperlink r:id="rId18">
              <w:r>
                <w:rPr>
                  <w:rFonts w:ascii="Arial" w:eastAsia="Arial" w:hAnsi="Arial" w:cs="Arial"/>
                  <w:color w:val="0000FF"/>
                  <w:sz w:val="24"/>
                  <w:szCs w:val="24"/>
                  <w:u w:val="single"/>
                </w:rPr>
                <w:t>https://www.sernatur.cl/dataturismo/big-data-turismo-interno/</w:t>
              </w:r>
            </w:hyperlink>
          </w:p>
          <w:p w14:paraId="1EE2F0EB"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hyperlink r:id="rId19">
              <w:r>
                <w:rPr>
                  <w:rFonts w:ascii="Arial" w:eastAsia="Arial" w:hAnsi="Arial" w:cs="Arial"/>
                  <w:color w:val="0000FF"/>
                  <w:sz w:val="24"/>
                  <w:szCs w:val="24"/>
                  <w:u w:val="single"/>
                </w:rPr>
                <w:t>https://www.ine.cl/estadisticas/economia/comercio-servicios-y-turismo/actividad-del-turismo</w:t>
              </w:r>
            </w:hyperlink>
          </w:p>
          <w:p w14:paraId="034119F4"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hyperlink r:id="rId20">
              <w:r>
                <w:rPr>
                  <w:rFonts w:ascii="Arial" w:eastAsia="Arial" w:hAnsi="Arial" w:cs="Arial"/>
                  <w:color w:val="0000FF"/>
                  <w:sz w:val="24"/>
                  <w:szCs w:val="24"/>
                  <w:u w:val="single"/>
                </w:rPr>
                <w:t>https://www.sernatur.cl/informes-estadisticos/</w:t>
              </w:r>
            </w:hyperlink>
          </w:p>
          <w:p w14:paraId="738D4A0E"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p>
          <w:p w14:paraId="0E5EDF92"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hyperlink r:id="rId21">
              <w:r>
                <w:rPr>
                  <w:rFonts w:ascii="Arial" w:eastAsia="Arial" w:hAnsi="Arial" w:cs="Arial"/>
                  <w:color w:val="1155CC"/>
                  <w:sz w:val="24"/>
                  <w:szCs w:val="24"/>
                  <w:u w:val="single"/>
                </w:rPr>
                <w:t>https://www.ine.cl/docs/default-source/actividad-del-turismo/boletines/2022/bolet%C3%ADn-encuesta-mensual-de-alojamiento-tur%C3%ADstico-(emat)-agosto-2022.pdf?sfvrsn=c71a9577_4</w:t>
              </w:r>
            </w:hyperlink>
          </w:p>
          <w:p w14:paraId="68B39E68"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p>
          <w:p w14:paraId="4DD0E8BA" w14:textId="77777777" w:rsidR="0075069A" w:rsidRDefault="0075069A">
            <w:pPr>
              <w:widowControl w:val="0"/>
              <w:pBdr>
                <w:top w:val="nil"/>
                <w:left w:val="nil"/>
                <w:bottom w:val="nil"/>
                <w:right w:val="nil"/>
                <w:between w:val="nil"/>
              </w:pBdr>
              <w:spacing w:after="0" w:line="240" w:lineRule="auto"/>
              <w:jc w:val="both"/>
              <w:rPr>
                <w:rFonts w:ascii="Arial" w:eastAsia="Arial" w:hAnsi="Arial" w:cs="Arial"/>
                <w:sz w:val="24"/>
                <w:szCs w:val="24"/>
              </w:rPr>
            </w:pPr>
          </w:p>
        </w:tc>
      </w:tr>
    </w:tbl>
    <w:p w14:paraId="714723D5" w14:textId="77777777" w:rsidR="0075069A" w:rsidRDefault="0075069A">
      <w:pPr>
        <w:spacing w:line="360" w:lineRule="auto"/>
        <w:rPr>
          <w:b/>
          <w:sz w:val="30"/>
          <w:szCs w:val="30"/>
        </w:rPr>
      </w:pPr>
    </w:p>
    <w:tbl>
      <w:tblPr>
        <w:tblStyle w:val="a8"/>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75069A" w14:paraId="335C35AD" w14:textId="77777777">
        <w:tc>
          <w:tcPr>
            <w:tcW w:w="8838" w:type="dxa"/>
            <w:shd w:val="clear" w:color="auto" w:fill="FF0000"/>
            <w:tcMar>
              <w:top w:w="100" w:type="dxa"/>
              <w:left w:w="100" w:type="dxa"/>
              <w:bottom w:w="100" w:type="dxa"/>
              <w:right w:w="100" w:type="dxa"/>
            </w:tcMar>
          </w:tcPr>
          <w:p w14:paraId="51368369" w14:textId="77777777" w:rsidR="0075069A" w:rsidRDefault="00000000">
            <w:pPr>
              <w:widowControl w:val="0"/>
              <w:numPr>
                <w:ilvl w:val="0"/>
                <w:numId w:val="1"/>
              </w:numPr>
              <w:spacing w:after="0" w:line="240" w:lineRule="auto"/>
              <w:rPr>
                <w:b/>
                <w:sz w:val="24"/>
                <w:szCs w:val="24"/>
              </w:rPr>
            </w:pPr>
            <w:r>
              <w:rPr>
                <w:b/>
                <w:color w:val="FFFFFF"/>
                <w:sz w:val="24"/>
                <w:szCs w:val="24"/>
              </w:rPr>
              <w:t>IDEA DE NEGOCIO</w:t>
            </w:r>
            <w:r>
              <w:rPr>
                <w:b/>
                <w:sz w:val="24"/>
                <w:szCs w:val="24"/>
              </w:rPr>
              <w:t xml:space="preserve"> </w:t>
            </w:r>
          </w:p>
        </w:tc>
      </w:tr>
      <w:tr w:rsidR="0075069A" w14:paraId="486695BE" w14:textId="77777777">
        <w:tc>
          <w:tcPr>
            <w:tcW w:w="8838" w:type="dxa"/>
            <w:tcMar>
              <w:top w:w="100" w:type="dxa"/>
              <w:left w:w="100" w:type="dxa"/>
              <w:bottom w:w="100" w:type="dxa"/>
              <w:right w:w="100" w:type="dxa"/>
            </w:tcMar>
          </w:tcPr>
          <w:p w14:paraId="73840237" w14:textId="77777777" w:rsidR="0075069A" w:rsidRPr="001A7203" w:rsidRDefault="00000000">
            <w:pPr>
              <w:spacing w:after="0" w:line="276" w:lineRule="auto"/>
              <w:jc w:val="both"/>
              <w:rPr>
                <w:rFonts w:ascii="Arial" w:eastAsia="Arial" w:hAnsi="Arial" w:cs="Arial"/>
                <w:sz w:val="24"/>
                <w:szCs w:val="24"/>
                <w:rPrChange w:id="14"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15" w:author="Juan Pablo Guinart F." w:date="2026-01-16T20:57:00Z" w16du:dateUtc="2026-01-16T23:57:00Z">
                  <w:rPr>
                    <w:rFonts w:ascii="Verdana" w:eastAsia="Verdana" w:hAnsi="Verdana" w:cs="Verdana"/>
                    <w:sz w:val="20"/>
                    <w:szCs w:val="20"/>
                  </w:rPr>
                </w:rPrChange>
              </w:rPr>
              <w:t>¿Qué problema resuelve?</w:t>
            </w:r>
          </w:p>
          <w:p w14:paraId="2683CA73" w14:textId="77777777" w:rsidR="00450314" w:rsidRPr="001A7203" w:rsidRDefault="00450314">
            <w:pPr>
              <w:spacing w:after="0" w:line="276" w:lineRule="auto"/>
              <w:jc w:val="both"/>
              <w:rPr>
                <w:rFonts w:ascii="Arial" w:eastAsia="Arial" w:hAnsi="Arial" w:cs="Arial"/>
                <w:sz w:val="24"/>
                <w:szCs w:val="24"/>
                <w:rPrChange w:id="16" w:author="Juan Pablo Guinart F." w:date="2026-01-16T20:57:00Z" w16du:dateUtc="2026-01-16T23:57:00Z">
                  <w:rPr>
                    <w:rFonts w:ascii="Verdana" w:eastAsia="Verdana" w:hAnsi="Verdana" w:cs="Verdana"/>
                    <w:sz w:val="20"/>
                    <w:szCs w:val="20"/>
                  </w:rPr>
                </w:rPrChange>
              </w:rPr>
            </w:pPr>
          </w:p>
          <w:p w14:paraId="2B1F41D5" w14:textId="010CB9FA" w:rsidR="00450314" w:rsidRPr="001A7203" w:rsidRDefault="00450314">
            <w:pPr>
              <w:spacing w:after="0" w:line="276" w:lineRule="auto"/>
              <w:jc w:val="both"/>
              <w:rPr>
                <w:rFonts w:ascii="Arial" w:eastAsia="Arial" w:hAnsi="Arial" w:cs="Arial"/>
                <w:sz w:val="24"/>
                <w:szCs w:val="24"/>
                <w:rPrChange w:id="17"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18" w:author="Juan Pablo Guinart F." w:date="2026-01-16T20:57:00Z" w16du:dateUtc="2026-01-16T23:57:00Z">
                  <w:rPr>
                    <w:rFonts w:ascii="Verdana" w:eastAsia="Verdana" w:hAnsi="Verdana" w:cs="Verdana"/>
                    <w:sz w:val="20"/>
                    <w:szCs w:val="20"/>
                  </w:rPr>
                </w:rPrChange>
              </w:rPr>
              <w:t xml:space="preserve">Actualmente, existe una desconexión crítica en la oferta turística: los viajeros de alto valor se ven obligados a elegir entre el </w:t>
            </w:r>
            <w:r w:rsidRPr="001A7203">
              <w:rPr>
                <w:rFonts w:ascii="Arial" w:eastAsia="Arial" w:hAnsi="Arial" w:cs="Arial"/>
                <w:sz w:val="24"/>
                <w:szCs w:val="24"/>
                <w:rPrChange w:id="19" w:author="Juan Pablo Guinart F." w:date="2026-01-16T20:57:00Z" w16du:dateUtc="2026-01-16T23:57:00Z">
                  <w:rPr>
                    <w:rFonts w:ascii="Verdana" w:eastAsia="Verdana" w:hAnsi="Verdana" w:cs="Verdana"/>
                    <w:b/>
                    <w:bCs/>
                    <w:sz w:val="20"/>
                    <w:szCs w:val="20"/>
                  </w:rPr>
                </w:rPrChange>
              </w:rPr>
              <w:t>confort convencional</w:t>
            </w:r>
            <w:r w:rsidRPr="001A7203">
              <w:rPr>
                <w:rFonts w:ascii="Arial" w:eastAsia="Arial" w:hAnsi="Arial" w:cs="Arial"/>
                <w:sz w:val="24"/>
                <w:szCs w:val="24"/>
                <w:rPrChange w:id="20" w:author="Juan Pablo Guinart F." w:date="2026-01-16T20:57:00Z" w16du:dateUtc="2026-01-16T23:57:00Z">
                  <w:rPr>
                    <w:rFonts w:ascii="Verdana" w:eastAsia="Verdana" w:hAnsi="Verdana" w:cs="Verdana"/>
                    <w:sz w:val="20"/>
                    <w:szCs w:val="20"/>
                  </w:rPr>
                </w:rPrChange>
              </w:rPr>
              <w:t xml:space="preserve"> de los hoteles de lujo (que carecen de una conexión real con la naturaleza) o la </w:t>
            </w:r>
            <w:r w:rsidRPr="001A7203">
              <w:rPr>
                <w:rFonts w:ascii="Arial" w:eastAsia="Arial" w:hAnsi="Arial" w:cs="Arial"/>
                <w:sz w:val="24"/>
                <w:szCs w:val="24"/>
                <w:rPrChange w:id="21" w:author="Juan Pablo Guinart F." w:date="2026-01-16T20:57:00Z" w16du:dateUtc="2026-01-16T23:57:00Z">
                  <w:rPr>
                    <w:rFonts w:ascii="Verdana" w:eastAsia="Verdana" w:hAnsi="Verdana" w:cs="Verdana"/>
                    <w:b/>
                    <w:bCs/>
                    <w:sz w:val="20"/>
                    <w:szCs w:val="20"/>
                  </w:rPr>
                </w:rPrChange>
              </w:rPr>
              <w:t>inmersión natural</w:t>
            </w:r>
            <w:r w:rsidRPr="001A7203">
              <w:rPr>
                <w:rFonts w:ascii="Arial" w:eastAsia="Arial" w:hAnsi="Arial" w:cs="Arial"/>
                <w:sz w:val="24"/>
                <w:szCs w:val="24"/>
                <w:rPrChange w:id="22" w:author="Juan Pablo Guinart F." w:date="2026-01-16T20:57:00Z" w16du:dateUtc="2026-01-16T23:57:00Z">
                  <w:rPr>
                    <w:rFonts w:ascii="Verdana" w:eastAsia="Verdana" w:hAnsi="Verdana" w:cs="Verdana"/>
                    <w:sz w:val="20"/>
                    <w:szCs w:val="20"/>
                  </w:rPr>
                </w:rPrChange>
              </w:rPr>
              <w:t xml:space="preserve"> de los campings tradicionales (que carecen de estándares de servicio y sofisticación). Esta falta de propuestas de '</w:t>
            </w:r>
            <w:proofErr w:type="spellStart"/>
            <w:r w:rsidRPr="001A7203">
              <w:rPr>
                <w:rFonts w:ascii="Arial" w:eastAsia="Arial" w:hAnsi="Arial" w:cs="Arial"/>
                <w:sz w:val="24"/>
                <w:szCs w:val="24"/>
                <w:rPrChange w:id="23" w:author="Juan Pablo Guinart F." w:date="2026-01-16T20:57:00Z" w16du:dateUtc="2026-01-16T23:57:00Z">
                  <w:rPr>
                    <w:rFonts w:ascii="Verdana" w:eastAsia="Verdana" w:hAnsi="Verdana" w:cs="Verdana"/>
                    <w:sz w:val="20"/>
                    <w:szCs w:val="20"/>
                  </w:rPr>
                </w:rPrChange>
              </w:rPr>
              <w:t>Glamping</w:t>
            </w:r>
            <w:proofErr w:type="spellEnd"/>
            <w:r w:rsidRPr="001A7203">
              <w:rPr>
                <w:rFonts w:ascii="Arial" w:eastAsia="Arial" w:hAnsi="Arial" w:cs="Arial"/>
                <w:sz w:val="24"/>
                <w:szCs w:val="24"/>
                <w:rPrChange w:id="24" w:author="Juan Pablo Guinart F." w:date="2026-01-16T20:57:00Z" w16du:dateUtc="2026-01-16T23:57:00Z">
                  <w:rPr>
                    <w:rFonts w:ascii="Verdana" w:eastAsia="Verdana" w:hAnsi="Verdana" w:cs="Verdana"/>
                    <w:sz w:val="20"/>
                    <w:szCs w:val="20"/>
                  </w:rPr>
                </w:rPrChange>
              </w:rPr>
              <w:t xml:space="preserve"> de Lujo' integrales impide satisfacer una demanda creciente que busca bienestar mental, exclusividad y sostenibilidad sin sacrificar la comodidad de un resort de primer nivel</w:t>
            </w:r>
            <w:ins w:id="25" w:author="Juan Pablo Guinart F." w:date="2026-01-16T20:57:00Z" w16du:dateUtc="2026-01-16T23:57:00Z">
              <w:r w:rsidR="001A7203">
                <w:rPr>
                  <w:rFonts w:ascii="Arial" w:eastAsia="Arial" w:hAnsi="Arial" w:cs="Arial"/>
                  <w:sz w:val="24"/>
                  <w:szCs w:val="24"/>
                </w:rPr>
                <w:t>.</w:t>
              </w:r>
            </w:ins>
          </w:p>
          <w:p w14:paraId="13110A01" w14:textId="77777777" w:rsidR="00450314" w:rsidRPr="001A7203" w:rsidRDefault="00450314">
            <w:pPr>
              <w:spacing w:after="0" w:line="276" w:lineRule="auto"/>
              <w:jc w:val="both"/>
              <w:rPr>
                <w:rFonts w:ascii="Arial" w:eastAsia="Arial" w:hAnsi="Arial" w:cs="Arial"/>
                <w:sz w:val="24"/>
                <w:szCs w:val="24"/>
                <w:rPrChange w:id="26" w:author="Juan Pablo Guinart F." w:date="2026-01-16T20:57:00Z" w16du:dateUtc="2026-01-16T23:57:00Z">
                  <w:rPr>
                    <w:rFonts w:ascii="Verdana" w:eastAsia="Verdana" w:hAnsi="Verdana" w:cs="Verdana"/>
                    <w:sz w:val="20"/>
                    <w:szCs w:val="20"/>
                  </w:rPr>
                </w:rPrChange>
              </w:rPr>
            </w:pPr>
          </w:p>
          <w:p w14:paraId="3C67541E" w14:textId="4D83ECFB" w:rsidR="0075069A" w:rsidRDefault="00450314">
            <w:pPr>
              <w:spacing w:after="0" w:line="276" w:lineRule="auto"/>
              <w:jc w:val="both"/>
              <w:rPr>
                <w:ins w:id="27" w:author="Juan Pablo Guinart F." w:date="2026-01-16T21:55:00Z" w16du:dateUtc="2026-01-17T00:55:00Z"/>
                <w:rFonts w:ascii="Arial" w:eastAsia="Arial" w:hAnsi="Arial" w:cs="Arial"/>
                <w:sz w:val="24"/>
                <w:szCs w:val="24"/>
              </w:rPr>
            </w:pPr>
            <w:r w:rsidRPr="001A7203">
              <w:rPr>
                <w:rFonts w:ascii="Arial" w:eastAsia="Arial" w:hAnsi="Arial" w:cs="Arial"/>
                <w:sz w:val="24"/>
                <w:szCs w:val="24"/>
                <w:rPrChange w:id="28" w:author="Juan Pablo Guinart F." w:date="2026-01-16T20:57:00Z" w16du:dateUtc="2026-01-16T23:57:00Z">
                  <w:rPr>
                    <w:rFonts w:ascii="Verdana" w:eastAsia="Verdana" w:hAnsi="Verdana" w:cs="Verdana"/>
                    <w:sz w:val="20"/>
                    <w:szCs w:val="20"/>
                  </w:rPr>
                </w:rPrChange>
              </w:rPr>
              <w:t>La urgencia de este proyecto se respalda en el comportamiento actual del mercado nacional, donde el Índice de Pernoctaciones ha mostrado un crecimiento sostenido, alcanzando, por ejemplo, más de 1.5 millones de pernoctaciones mensuales en periodos clave. A esto se suma que la Región Metropolitana y las zonas de destino de naturaleza lideran la tasa de ocupación de habitaciones, lo que confirma que existe un flujo masivo de viajeros buscando alojamiento. No obstante, la oferta actual sigue concentrada en modelos tradicionales, ignorando que el éxito de los nuevos negocios de hospitalidad radica en la eficiencia de procesos estandarizados y la entrega de experiencias de alto valor percibido. Por lo tanto, no implementar Aura Bosque ahora implica ceder una cuota de mercado creciente a competidores que tarde o temprano cerrarán esta brecha de lujo inmersivo.</w:t>
            </w:r>
          </w:p>
          <w:p w14:paraId="09750064" w14:textId="77777777" w:rsidR="00CC1D56" w:rsidRDefault="00CC1D56">
            <w:pPr>
              <w:spacing w:after="0" w:line="276" w:lineRule="auto"/>
              <w:jc w:val="both"/>
              <w:rPr>
                <w:ins w:id="29" w:author="Juan Pablo Guinart F." w:date="2026-01-17T00:20:00Z" w16du:dateUtc="2026-01-17T03:20:00Z"/>
                <w:rFonts w:ascii="Arial" w:eastAsia="Arial" w:hAnsi="Arial" w:cs="Arial"/>
                <w:sz w:val="24"/>
                <w:szCs w:val="24"/>
              </w:rPr>
            </w:pPr>
          </w:p>
          <w:p w14:paraId="53A8E4ED" w14:textId="77777777" w:rsidR="005529A2" w:rsidRDefault="005529A2">
            <w:pPr>
              <w:spacing w:after="0" w:line="276" w:lineRule="auto"/>
              <w:jc w:val="both"/>
              <w:rPr>
                <w:ins w:id="30" w:author="Juan Pablo Guinart F." w:date="2026-01-17T00:20:00Z" w16du:dateUtc="2026-01-17T03:20:00Z"/>
                <w:rFonts w:ascii="Arial" w:eastAsia="Arial" w:hAnsi="Arial" w:cs="Arial"/>
                <w:sz w:val="24"/>
                <w:szCs w:val="24"/>
              </w:rPr>
            </w:pPr>
          </w:p>
          <w:p w14:paraId="091152F4" w14:textId="77777777" w:rsidR="005529A2" w:rsidRPr="001A7203" w:rsidRDefault="005529A2">
            <w:pPr>
              <w:spacing w:after="0" w:line="276" w:lineRule="auto"/>
              <w:jc w:val="both"/>
              <w:rPr>
                <w:rFonts w:ascii="Arial" w:eastAsia="Arial" w:hAnsi="Arial" w:cs="Arial"/>
                <w:sz w:val="24"/>
                <w:szCs w:val="24"/>
                <w:rPrChange w:id="31" w:author="Juan Pablo Guinart F." w:date="2026-01-16T20:57:00Z" w16du:dateUtc="2026-01-16T23:57:00Z">
                  <w:rPr>
                    <w:rFonts w:ascii="Verdana" w:eastAsia="Verdana" w:hAnsi="Verdana" w:cs="Verdana"/>
                    <w:sz w:val="20"/>
                    <w:szCs w:val="20"/>
                  </w:rPr>
                </w:rPrChange>
              </w:rPr>
            </w:pPr>
          </w:p>
          <w:p w14:paraId="6312E31B" w14:textId="77777777" w:rsidR="0075069A" w:rsidRPr="001A7203" w:rsidRDefault="00000000">
            <w:pPr>
              <w:spacing w:after="0" w:line="276" w:lineRule="auto"/>
              <w:jc w:val="both"/>
              <w:rPr>
                <w:rFonts w:ascii="Arial" w:eastAsia="Arial" w:hAnsi="Arial" w:cs="Arial"/>
                <w:sz w:val="24"/>
                <w:szCs w:val="24"/>
                <w:rPrChange w:id="32"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33" w:author="Juan Pablo Guinart F." w:date="2026-01-16T20:57:00Z" w16du:dateUtc="2026-01-16T23:57:00Z">
                  <w:rPr>
                    <w:rFonts w:ascii="Verdana" w:eastAsia="Verdana" w:hAnsi="Verdana" w:cs="Verdana"/>
                    <w:sz w:val="20"/>
                    <w:szCs w:val="20"/>
                  </w:rPr>
                </w:rPrChange>
              </w:rPr>
              <w:lastRenderedPageBreak/>
              <w:t>¿Cuál es el negocio?</w:t>
            </w:r>
          </w:p>
          <w:p w14:paraId="478B606C" w14:textId="77777777" w:rsidR="00E339F3" w:rsidRPr="001A7203" w:rsidRDefault="00E339F3">
            <w:pPr>
              <w:spacing w:after="0" w:line="276" w:lineRule="auto"/>
              <w:jc w:val="both"/>
              <w:rPr>
                <w:rFonts w:ascii="Arial" w:eastAsia="Arial" w:hAnsi="Arial" w:cs="Arial"/>
                <w:sz w:val="24"/>
                <w:szCs w:val="24"/>
                <w:rPrChange w:id="34" w:author="Juan Pablo Guinart F." w:date="2026-01-16T20:57:00Z" w16du:dateUtc="2026-01-16T23:57:00Z">
                  <w:rPr>
                    <w:rFonts w:ascii="Verdana" w:eastAsia="Verdana" w:hAnsi="Verdana" w:cs="Verdana"/>
                    <w:sz w:val="20"/>
                    <w:szCs w:val="20"/>
                  </w:rPr>
                </w:rPrChange>
              </w:rPr>
            </w:pPr>
          </w:p>
          <w:p w14:paraId="77378473" w14:textId="17BA4B52" w:rsidR="00E339F3" w:rsidRPr="00E339F3" w:rsidRDefault="00E339F3">
            <w:pPr>
              <w:spacing w:after="0" w:line="276" w:lineRule="auto"/>
              <w:jc w:val="both"/>
              <w:rPr>
                <w:rFonts w:ascii="Arial" w:eastAsia="Arial" w:hAnsi="Arial" w:cs="Arial"/>
                <w:sz w:val="24"/>
                <w:szCs w:val="24"/>
              </w:rPr>
            </w:pPr>
            <w:r w:rsidRPr="00E339F3">
              <w:rPr>
                <w:rFonts w:ascii="Arial" w:eastAsia="Arial" w:hAnsi="Arial" w:cs="Arial"/>
                <w:sz w:val="24"/>
                <w:szCs w:val="24"/>
              </w:rPr>
              <w:t>Aura Bosque</w:t>
            </w:r>
            <w:r>
              <w:rPr>
                <w:rFonts w:ascii="Arial" w:eastAsia="Arial" w:hAnsi="Arial" w:cs="Arial"/>
                <w:sz w:val="24"/>
                <w:szCs w:val="24"/>
              </w:rPr>
              <w:t>,</w:t>
            </w:r>
            <w:r w:rsidRPr="00E339F3">
              <w:rPr>
                <w:rFonts w:ascii="Arial" w:eastAsia="Arial" w:hAnsi="Arial" w:cs="Arial"/>
                <w:sz w:val="24"/>
                <w:szCs w:val="24"/>
              </w:rPr>
              <w:t xml:space="preserve"> es un modelo de negocio de Hospitalidad de Nicho enfocado en el concepto de </w:t>
            </w:r>
            <w:proofErr w:type="spellStart"/>
            <w:r w:rsidRPr="00E339F3">
              <w:rPr>
                <w:rFonts w:ascii="Arial" w:eastAsia="Arial" w:hAnsi="Arial" w:cs="Arial"/>
                <w:sz w:val="24"/>
                <w:szCs w:val="24"/>
              </w:rPr>
              <w:t>Glamping</w:t>
            </w:r>
            <w:proofErr w:type="spellEnd"/>
            <w:r w:rsidRPr="00E339F3">
              <w:rPr>
                <w:rFonts w:ascii="Arial" w:eastAsia="Arial" w:hAnsi="Arial" w:cs="Arial"/>
                <w:sz w:val="24"/>
                <w:szCs w:val="24"/>
              </w:rPr>
              <w:t xml:space="preserve"> de Ultra-Lujo. No vendemos simplemente alojamiento, sino "Bienestar Regenerativo". El negocio consiste en la operación de unidades habitacionales de alta gama integradas en entornos naturales protegidos, donde se combina la eficiencia operativa de una franquicia (estandarización de procesos y calidad) con la exclusividad de un servicio personalizado. Nuestra fuente de ingresos principal es la pernoctación de alto valor, complementada con servicios de spa, gastronomía de autor y experiencias de aventura curadas.</w:t>
            </w:r>
          </w:p>
          <w:p w14:paraId="669F6556" w14:textId="77777777" w:rsidR="0075069A" w:rsidRPr="001A7203" w:rsidRDefault="00000000">
            <w:pPr>
              <w:spacing w:after="0" w:line="276" w:lineRule="auto"/>
              <w:jc w:val="both"/>
              <w:rPr>
                <w:rFonts w:ascii="Arial" w:eastAsia="Arial" w:hAnsi="Arial" w:cs="Arial"/>
                <w:sz w:val="24"/>
                <w:szCs w:val="24"/>
                <w:rPrChange w:id="35"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36" w:author="Juan Pablo Guinart F." w:date="2026-01-16T20:57:00Z" w16du:dateUtc="2026-01-16T23:57:00Z">
                  <w:rPr>
                    <w:rFonts w:ascii="Verdana" w:eastAsia="Verdana" w:hAnsi="Verdana" w:cs="Verdana"/>
                    <w:sz w:val="20"/>
                    <w:szCs w:val="20"/>
                  </w:rPr>
                </w:rPrChange>
              </w:rPr>
              <w:t xml:space="preserve"> </w:t>
            </w:r>
          </w:p>
          <w:p w14:paraId="0BFF8EFA" w14:textId="77777777" w:rsidR="0075069A" w:rsidRDefault="00000000">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Ofrecer un servicio de establecimiento turístico y comercial que ofrece alojamiento resort y servicios de lujo de esparcimiento a las personas para facilitar el viaje y mejorar su experiencia de forma integral.</w:t>
            </w:r>
          </w:p>
          <w:p w14:paraId="661CD486" w14:textId="77777777" w:rsidR="0075069A" w:rsidRPr="001A7203" w:rsidRDefault="0075069A">
            <w:pPr>
              <w:spacing w:after="0" w:line="276" w:lineRule="auto"/>
              <w:jc w:val="both"/>
              <w:rPr>
                <w:rFonts w:ascii="Arial" w:eastAsia="Arial" w:hAnsi="Arial" w:cs="Arial"/>
                <w:sz w:val="24"/>
                <w:szCs w:val="24"/>
                <w:rPrChange w:id="37" w:author="Juan Pablo Guinart F." w:date="2026-01-16T20:57:00Z" w16du:dateUtc="2026-01-16T23:57:00Z">
                  <w:rPr>
                    <w:rFonts w:ascii="Verdana" w:eastAsia="Verdana" w:hAnsi="Verdana" w:cs="Verdana"/>
                    <w:sz w:val="20"/>
                    <w:szCs w:val="20"/>
                  </w:rPr>
                </w:rPrChange>
              </w:rPr>
            </w:pPr>
          </w:p>
          <w:p w14:paraId="7B12125C" w14:textId="77777777" w:rsidR="0075069A" w:rsidRPr="001A7203" w:rsidRDefault="00000000">
            <w:pPr>
              <w:spacing w:after="0" w:line="276" w:lineRule="auto"/>
              <w:jc w:val="both"/>
              <w:rPr>
                <w:rFonts w:ascii="Arial" w:eastAsia="Arial" w:hAnsi="Arial" w:cs="Arial"/>
                <w:sz w:val="24"/>
                <w:szCs w:val="24"/>
                <w:rPrChange w:id="38"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39" w:author="Juan Pablo Guinart F." w:date="2026-01-16T20:57:00Z" w16du:dateUtc="2026-01-16T23:57:00Z">
                  <w:rPr>
                    <w:rFonts w:ascii="Verdana" w:eastAsia="Verdana" w:hAnsi="Verdana" w:cs="Verdana"/>
                    <w:sz w:val="20"/>
                    <w:szCs w:val="20"/>
                  </w:rPr>
                </w:rPrChange>
              </w:rPr>
              <w:t>¿En qué industria está inserto?</w:t>
            </w:r>
          </w:p>
          <w:p w14:paraId="359579CA" w14:textId="77777777" w:rsidR="001A7203" w:rsidRPr="001A7203" w:rsidRDefault="001A7203">
            <w:pPr>
              <w:spacing w:after="0" w:line="276" w:lineRule="auto"/>
              <w:jc w:val="both"/>
              <w:rPr>
                <w:rFonts w:ascii="Arial" w:eastAsia="Arial" w:hAnsi="Arial" w:cs="Arial"/>
                <w:sz w:val="24"/>
                <w:szCs w:val="24"/>
                <w:rPrChange w:id="40" w:author="Juan Pablo Guinart F." w:date="2026-01-16T20:57:00Z" w16du:dateUtc="2026-01-16T23:57:00Z">
                  <w:rPr>
                    <w:rFonts w:ascii="Verdana" w:eastAsia="Verdana" w:hAnsi="Verdana" w:cs="Verdana"/>
                    <w:sz w:val="20"/>
                    <w:szCs w:val="20"/>
                  </w:rPr>
                </w:rPrChange>
              </w:rPr>
            </w:pPr>
          </w:p>
          <w:p w14:paraId="48D403D2" w14:textId="77777777" w:rsidR="001A7203" w:rsidRPr="001A7203" w:rsidRDefault="001A7203" w:rsidP="001A7203">
            <w:pPr>
              <w:spacing w:after="0" w:line="276" w:lineRule="auto"/>
              <w:jc w:val="both"/>
              <w:rPr>
                <w:rFonts w:ascii="Arial" w:eastAsia="Arial" w:hAnsi="Arial" w:cs="Arial"/>
                <w:sz w:val="24"/>
                <w:szCs w:val="24"/>
                <w:rPrChange w:id="41"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42" w:author="Juan Pablo Guinart F." w:date="2026-01-16T20:57:00Z" w16du:dateUtc="2026-01-16T23:57:00Z">
                  <w:rPr>
                    <w:rFonts w:ascii="Verdana" w:eastAsia="Verdana" w:hAnsi="Verdana" w:cs="Verdana"/>
                    <w:sz w:val="20"/>
                    <w:szCs w:val="20"/>
                  </w:rPr>
                </w:rPrChange>
              </w:rPr>
              <w:t>Estamos insertos en la intersección de tres industrias de alto crecimiento:</w:t>
            </w:r>
          </w:p>
          <w:p w14:paraId="08A3623D" w14:textId="77777777" w:rsidR="001A7203" w:rsidRPr="001A7203" w:rsidRDefault="001A7203" w:rsidP="001A7203">
            <w:pPr>
              <w:numPr>
                <w:ilvl w:val="0"/>
                <w:numId w:val="6"/>
              </w:numPr>
              <w:spacing w:after="0" w:line="276" w:lineRule="auto"/>
              <w:jc w:val="both"/>
              <w:rPr>
                <w:rFonts w:ascii="Arial" w:eastAsia="Arial" w:hAnsi="Arial" w:cs="Arial"/>
                <w:sz w:val="24"/>
                <w:szCs w:val="24"/>
                <w:rPrChange w:id="43" w:author="Juan Pablo Guinart F." w:date="2026-01-16T20:57:00Z" w16du:dateUtc="2026-01-16T23:57:00Z">
                  <w:rPr>
                    <w:rFonts w:ascii="Verdana" w:eastAsia="Verdana" w:hAnsi="Verdana" w:cs="Verdana"/>
                    <w:sz w:val="20"/>
                    <w:szCs w:val="20"/>
                  </w:rPr>
                </w:rPrChange>
              </w:rPr>
            </w:pPr>
            <w:r w:rsidRPr="00C2733D">
              <w:rPr>
                <w:rFonts w:ascii="Arial" w:eastAsia="Arial" w:hAnsi="Arial" w:cs="Arial"/>
                <w:b/>
                <w:bCs/>
                <w:sz w:val="24"/>
                <w:szCs w:val="24"/>
                <w:rPrChange w:id="44" w:author="Juan Pablo Guinart F." w:date="2026-01-16T21:18:00Z" w16du:dateUtc="2026-01-17T00:18:00Z">
                  <w:rPr>
                    <w:rFonts w:ascii="Verdana" w:eastAsia="Verdana" w:hAnsi="Verdana" w:cs="Verdana"/>
                    <w:b/>
                    <w:bCs/>
                    <w:sz w:val="20"/>
                    <w:szCs w:val="20"/>
                  </w:rPr>
                </w:rPrChange>
              </w:rPr>
              <w:t>Turismo de Lujo y Bienestar (</w:t>
            </w:r>
            <w:proofErr w:type="spellStart"/>
            <w:r w:rsidRPr="00C2733D">
              <w:rPr>
                <w:rFonts w:ascii="Arial" w:eastAsia="Arial" w:hAnsi="Arial" w:cs="Arial"/>
                <w:b/>
                <w:bCs/>
                <w:sz w:val="24"/>
                <w:szCs w:val="24"/>
                <w:rPrChange w:id="45" w:author="Juan Pablo Guinart F." w:date="2026-01-16T21:18:00Z" w16du:dateUtc="2026-01-17T00:18:00Z">
                  <w:rPr>
                    <w:rFonts w:ascii="Verdana" w:eastAsia="Verdana" w:hAnsi="Verdana" w:cs="Verdana"/>
                    <w:b/>
                    <w:bCs/>
                    <w:sz w:val="20"/>
                    <w:szCs w:val="20"/>
                  </w:rPr>
                </w:rPrChange>
              </w:rPr>
              <w:t>Wellness</w:t>
            </w:r>
            <w:proofErr w:type="spellEnd"/>
            <w:r w:rsidRPr="00C2733D">
              <w:rPr>
                <w:rFonts w:ascii="Arial" w:eastAsia="Arial" w:hAnsi="Arial" w:cs="Arial"/>
                <w:b/>
                <w:bCs/>
                <w:sz w:val="24"/>
                <w:szCs w:val="24"/>
                <w:rPrChange w:id="46" w:author="Juan Pablo Guinart F." w:date="2026-01-16T21:18:00Z" w16du:dateUtc="2026-01-17T00:18:00Z">
                  <w:rPr>
                    <w:rFonts w:ascii="Verdana" w:eastAsia="Verdana" w:hAnsi="Verdana" w:cs="Verdana"/>
                    <w:b/>
                    <w:bCs/>
                    <w:sz w:val="20"/>
                    <w:szCs w:val="20"/>
                  </w:rPr>
                </w:rPrChange>
              </w:rPr>
              <w:t xml:space="preserve"> </w:t>
            </w:r>
            <w:proofErr w:type="spellStart"/>
            <w:r w:rsidRPr="00C2733D">
              <w:rPr>
                <w:rFonts w:ascii="Arial" w:eastAsia="Arial" w:hAnsi="Arial" w:cs="Arial"/>
                <w:b/>
                <w:bCs/>
                <w:sz w:val="24"/>
                <w:szCs w:val="24"/>
                <w:rPrChange w:id="47" w:author="Juan Pablo Guinart F." w:date="2026-01-16T21:18:00Z" w16du:dateUtc="2026-01-17T00:18:00Z">
                  <w:rPr>
                    <w:rFonts w:ascii="Verdana" w:eastAsia="Verdana" w:hAnsi="Verdana" w:cs="Verdana"/>
                    <w:b/>
                    <w:bCs/>
                    <w:sz w:val="20"/>
                    <w:szCs w:val="20"/>
                  </w:rPr>
                </w:rPrChange>
              </w:rPr>
              <w:t>Tourism</w:t>
            </w:r>
            <w:proofErr w:type="spellEnd"/>
            <w:r w:rsidRPr="00C2733D">
              <w:rPr>
                <w:rFonts w:ascii="Arial" w:eastAsia="Arial" w:hAnsi="Arial" w:cs="Arial"/>
                <w:b/>
                <w:bCs/>
                <w:sz w:val="24"/>
                <w:szCs w:val="24"/>
                <w:rPrChange w:id="48" w:author="Juan Pablo Guinart F." w:date="2026-01-16T21:18:00Z" w16du:dateUtc="2026-01-17T00:18:00Z">
                  <w:rPr>
                    <w:rFonts w:ascii="Verdana" w:eastAsia="Verdana" w:hAnsi="Verdana" w:cs="Verdana"/>
                    <w:b/>
                    <w:bCs/>
                    <w:sz w:val="20"/>
                    <w:szCs w:val="20"/>
                  </w:rPr>
                </w:rPrChange>
              </w:rPr>
              <w:t>):</w:t>
            </w:r>
            <w:r w:rsidRPr="001A7203">
              <w:rPr>
                <w:rFonts w:ascii="Arial" w:eastAsia="Arial" w:hAnsi="Arial" w:cs="Arial"/>
                <w:sz w:val="24"/>
                <w:szCs w:val="24"/>
                <w:rPrChange w:id="49" w:author="Juan Pablo Guinart F." w:date="2026-01-16T20:57:00Z" w16du:dateUtc="2026-01-16T23:57:00Z">
                  <w:rPr>
                    <w:rFonts w:ascii="Verdana" w:eastAsia="Verdana" w:hAnsi="Verdana" w:cs="Verdana"/>
                    <w:sz w:val="20"/>
                    <w:szCs w:val="20"/>
                  </w:rPr>
                </w:rPrChange>
              </w:rPr>
              <w:t xml:space="preserve"> Un sector que, según las tendencias globales y locales, crece a un ritmo superior al turismo convencional.</w:t>
            </w:r>
          </w:p>
          <w:p w14:paraId="7EFC748E" w14:textId="77777777" w:rsidR="001A7203" w:rsidRPr="001A7203" w:rsidRDefault="001A7203" w:rsidP="001A7203">
            <w:pPr>
              <w:numPr>
                <w:ilvl w:val="0"/>
                <w:numId w:val="6"/>
              </w:numPr>
              <w:spacing w:after="0" w:line="276" w:lineRule="auto"/>
              <w:jc w:val="both"/>
              <w:rPr>
                <w:rFonts w:ascii="Arial" w:eastAsia="Arial" w:hAnsi="Arial" w:cs="Arial"/>
                <w:sz w:val="24"/>
                <w:szCs w:val="24"/>
                <w:rPrChange w:id="50" w:author="Juan Pablo Guinart F." w:date="2026-01-16T20:57:00Z" w16du:dateUtc="2026-01-16T23:57:00Z">
                  <w:rPr>
                    <w:rFonts w:ascii="Verdana" w:eastAsia="Verdana" w:hAnsi="Verdana" w:cs="Verdana"/>
                    <w:sz w:val="20"/>
                    <w:szCs w:val="20"/>
                  </w:rPr>
                </w:rPrChange>
              </w:rPr>
            </w:pPr>
            <w:r w:rsidRPr="00C2733D">
              <w:rPr>
                <w:rFonts w:ascii="Arial" w:eastAsia="Arial" w:hAnsi="Arial" w:cs="Arial"/>
                <w:b/>
                <w:bCs/>
                <w:sz w:val="24"/>
                <w:szCs w:val="24"/>
                <w:rPrChange w:id="51" w:author="Juan Pablo Guinart F." w:date="2026-01-16T21:18:00Z" w16du:dateUtc="2026-01-17T00:18:00Z">
                  <w:rPr>
                    <w:rFonts w:ascii="Verdana" w:eastAsia="Verdana" w:hAnsi="Verdana" w:cs="Verdana"/>
                    <w:b/>
                    <w:bCs/>
                    <w:sz w:val="20"/>
                    <w:szCs w:val="20"/>
                  </w:rPr>
                </w:rPrChange>
              </w:rPr>
              <w:t xml:space="preserve">Real Estate / </w:t>
            </w:r>
            <w:proofErr w:type="spellStart"/>
            <w:r w:rsidRPr="00C2733D">
              <w:rPr>
                <w:rFonts w:ascii="Arial" w:eastAsia="Arial" w:hAnsi="Arial" w:cs="Arial"/>
                <w:b/>
                <w:bCs/>
                <w:sz w:val="24"/>
                <w:szCs w:val="24"/>
                <w:rPrChange w:id="52" w:author="Juan Pablo Guinart F." w:date="2026-01-16T21:18:00Z" w16du:dateUtc="2026-01-17T00:18:00Z">
                  <w:rPr>
                    <w:rFonts w:ascii="Verdana" w:eastAsia="Verdana" w:hAnsi="Verdana" w:cs="Verdana"/>
                    <w:b/>
                    <w:bCs/>
                    <w:sz w:val="20"/>
                    <w:szCs w:val="20"/>
                  </w:rPr>
                </w:rPrChange>
              </w:rPr>
              <w:t>Hospitality</w:t>
            </w:r>
            <w:proofErr w:type="spellEnd"/>
            <w:r w:rsidRPr="001A7203">
              <w:rPr>
                <w:rFonts w:ascii="Arial" w:eastAsia="Arial" w:hAnsi="Arial" w:cs="Arial"/>
                <w:sz w:val="24"/>
                <w:szCs w:val="24"/>
                <w:rPrChange w:id="53" w:author="Juan Pablo Guinart F." w:date="2026-01-16T20:57:00Z" w16du:dateUtc="2026-01-16T23:57:00Z">
                  <w:rPr>
                    <w:rFonts w:ascii="Verdana" w:eastAsia="Verdana" w:hAnsi="Verdana" w:cs="Verdana"/>
                    <w:b/>
                    <w:bCs/>
                    <w:sz w:val="20"/>
                    <w:szCs w:val="20"/>
                  </w:rPr>
                </w:rPrChange>
              </w:rPr>
              <w:t>:</w:t>
            </w:r>
            <w:r w:rsidRPr="001A7203">
              <w:rPr>
                <w:rFonts w:ascii="Arial" w:eastAsia="Arial" w:hAnsi="Arial" w:cs="Arial"/>
                <w:sz w:val="24"/>
                <w:szCs w:val="24"/>
                <w:rPrChange w:id="54" w:author="Juan Pablo Guinart F." w:date="2026-01-16T20:57:00Z" w16du:dateUtc="2026-01-16T23:57:00Z">
                  <w:rPr>
                    <w:rFonts w:ascii="Verdana" w:eastAsia="Verdana" w:hAnsi="Verdana" w:cs="Verdana"/>
                    <w:sz w:val="20"/>
                    <w:szCs w:val="20"/>
                  </w:rPr>
                </w:rPrChange>
              </w:rPr>
              <w:t xml:space="preserve"> Específicamente en el segmento de alojamientos alternativos sostenibles.</w:t>
            </w:r>
          </w:p>
          <w:p w14:paraId="361066D8" w14:textId="77777777" w:rsidR="001A7203" w:rsidRPr="001A7203" w:rsidDel="001A7203" w:rsidRDefault="001A7203" w:rsidP="001A7203">
            <w:pPr>
              <w:numPr>
                <w:ilvl w:val="0"/>
                <w:numId w:val="6"/>
              </w:numPr>
              <w:spacing w:after="0" w:line="276" w:lineRule="auto"/>
              <w:jc w:val="both"/>
              <w:rPr>
                <w:del w:id="55" w:author="Juan Pablo Guinart F." w:date="2026-01-16T20:48:00Z" w16du:dateUtc="2026-01-16T23:48:00Z"/>
                <w:rFonts w:ascii="Arial" w:eastAsia="Arial" w:hAnsi="Arial" w:cs="Arial"/>
                <w:sz w:val="24"/>
                <w:szCs w:val="24"/>
                <w:rPrChange w:id="56" w:author="Juan Pablo Guinart F." w:date="2026-01-16T20:57:00Z" w16du:dateUtc="2026-01-16T23:57:00Z">
                  <w:rPr>
                    <w:del w:id="57" w:author="Juan Pablo Guinart F." w:date="2026-01-16T20:48:00Z" w16du:dateUtc="2026-01-16T23:48:00Z"/>
                    <w:rFonts w:ascii="Verdana" w:eastAsia="Verdana" w:hAnsi="Verdana" w:cs="Verdana"/>
                    <w:sz w:val="20"/>
                    <w:szCs w:val="20"/>
                  </w:rPr>
                </w:rPrChange>
              </w:rPr>
            </w:pPr>
            <w:r w:rsidRPr="00C2733D">
              <w:rPr>
                <w:rFonts w:ascii="Arial" w:eastAsia="Arial" w:hAnsi="Arial" w:cs="Arial"/>
                <w:b/>
                <w:bCs/>
                <w:sz w:val="24"/>
                <w:szCs w:val="24"/>
                <w:rPrChange w:id="58" w:author="Juan Pablo Guinart F." w:date="2026-01-16T21:18:00Z" w16du:dateUtc="2026-01-17T00:18:00Z">
                  <w:rPr>
                    <w:rFonts w:ascii="Verdana" w:eastAsia="Verdana" w:hAnsi="Verdana" w:cs="Verdana"/>
                    <w:b/>
                    <w:bCs/>
                    <w:sz w:val="20"/>
                    <w:szCs w:val="20"/>
                  </w:rPr>
                </w:rPrChange>
              </w:rPr>
              <w:t>Economía de la Experiencia:</w:t>
            </w:r>
            <w:r w:rsidRPr="001A7203">
              <w:rPr>
                <w:rFonts w:ascii="Arial" w:eastAsia="Arial" w:hAnsi="Arial" w:cs="Arial"/>
                <w:sz w:val="24"/>
                <w:szCs w:val="24"/>
                <w:rPrChange w:id="59" w:author="Juan Pablo Guinart F." w:date="2026-01-16T20:57:00Z" w16du:dateUtc="2026-01-16T23:57:00Z">
                  <w:rPr>
                    <w:rFonts w:ascii="Verdana" w:eastAsia="Verdana" w:hAnsi="Verdana" w:cs="Verdana"/>
                    <w:sz w:val="20"/>
                    <w:szCs w:val="20"/>
                  </w:rPr>
                </w:rPrChange>
              </w:rPr>
              <w:t xml:space="preserve"> Aprovechando la demanda </w:t>
            </w:r>
            <w:proofErr w:type="spellStart"/>
            <w:proofErr w:type="gramStart"/>
            <w:r w:rsidRPr="001A7203">
              <w:rPr>
                <w:rFonts w:ascii="Arial" w:eastAsia="Arial" w:hAnsi="Arial" w:cs="Arial"/>
                <w:sz w:val="24"/>
                <w:szCs w:val="24"/>
                <w:rPrChange w:id="60" w:author="Juan Pablo Guinart F." w:date="2026-01-16T20:57:00Z" w16du:dateUtc="2026-01-16T23:57:00Z">
                  <w:rPr>
                    <w:rFonts w:ascii="Verdana" w:eastAsia="Verdana" w:hAnsi="Verdana" w:cs="Verdana"/>
                    <w:sz w:val="20"/>
                    <w:szCs w:val="20"/>
                  </w:rPr>
                </w:rPrChange>
              </w:rPr>
              <w:t>post-pandemia</w:t>
            </w:r>
            <w:proofErr w:type="spellEnd"/>
            <w:proofErr w:type="gramEnd"/>
            <w:r w:rsidRPr="001A7203">
              <w:rPr>
                <w:rFonts w:ascii="Arial" w:eastAsia="Arial" w:hAnsi="Arial" w:cs="Arial"/>
                <w:sz w:val="24"/>
                <w:szCs w:val="24"/>
                <w:rPrChange w:id="61" w:author="Juan Pablo Guinart F." w:date="2026-01-16T20:57:00Z" w16du:dateUtc="2026-01-16T23:57:00Z">
                  <w:rPr>
                    <w:rFonts w:ascii="Verdana" w:eastAsia="Verdana" w:hAnsi="Verdana" w:cs="Verdana"/>
                    <w:sz w:val="20"/>
                    <w:szCs w:val="20"/>
                  </w:rPr>
                </w:rPrChange>
              </w:rPr>
              <w:t xml:space="preserve"> de viajeros que buscan desconexión digital y reconexión con la naturaleza en la Región Metropolitana y zonas aledañas, donde los informes de la EMAT muestran una tasa de ocupación y resiliencia de mercado superiores al promedio nacional.</w:t>
            </w:r>
          </w:p>
          <w:p w14:paraId="136C877F" w14:textId="77777777" w:rsidR="001A7203" w:rsidRPr="001A7203" w:rsidRDefault="001A7203">
            <w:pPr>
              <w:numPr>
                <w:ilvl w:val="0"/>
                <w:numId w:val="6"/>
              </w:numPr>
              <w:spacing w:after="0" w:line="276" w:lineRule="auto"/>
              <w:jc w:val="both"/>
              <w:rPr>
                <w:rFonts w:ascii="Arial" w:eastAsia="Arial" w:hAnsi="Arial" w:cs="Arial"/>
                <w:sz w:val="24"/>
                <w:szCs w:val="24"/>
                <w:rPrChange w:id="62" w:author="Juan Pablo Guinart F." w:date="2026-01-16T20:57:00Z" w16du:dateUtc="2026-01-16T23:57:00Z">
                  <w:rPr>
                    <w:rFonts w:ascii="Verdana" w:eastAsia="Verdana" w:hAnsi="Verdana" w:cs="Verdana"/>
                    <w:sz w:val="20"/>
                    <w:szCs w:val="20"/>
                  </w:rPr>
                </w:rPrChange>
              </w:rPr>
              <w:pPrChange w:id="63" w:author="Juan Pablo Guinart F." w:date="2026-01-16T20:48:00Z" w16du:dateUtc="2026-01-16T23:48:00Z">
                <w:pPr>
                  <w:spacing w:after="0" w:line="276" w:lineRule="auto"/>
                  <w:jc w:val="both"/>
                </w:pPr>
              </w:pPrChange>
            </w:pPr>
          </w:p>
          <w:p w14:paraId="7F575305" w14:textId="77777777" w:rsidR="0075069A" w:rsidRPr="001A7203" w:rsidRDefault="0075069A">
            <w:pPr>
              <w:spacing w:after="0" w:line="276" w:lineRule="auto"/>
              <w:jc w:val="both"/>
              <w:rPr>
                <w:rFonts w:ascii="Arial" w:eastAsia="Arial" w:hAnsi="Arial" w:cs="Arial"/>
                <w:sz w:val="24"/>
                <w:szCs w:val="24"/>
                <w:rPrChange w:id="64" w:author="Juan Pablo Guinart F." w:date="2026-01-16T20:57:00Z" w16du:dateUtc="2026-01-16T23:57:00Z">
                  <w:rPr>
                    <w:rFonts w:ascii="Verdana" w:eastAsia="Verdana" w:hAnsi="Verdana" w:cs="Verdana"/>
                    <w:sz w:val="20"/>
                    <w:szCs w:val="20"/>
                  </w:rPr>
                </w:rPrChange>
              </w:rPr>
            </w:pPr>
          </w:p>
          <w:p w14:paraId="5418F3E8" w14:textId="145E45AE" w:rsidR="0075069A" w:rsidRPr="001A7203" w:rsidDel="001A7203" w:rsidRDefault="00000000">
            <w:pPr>
              <w:spacing w:after="0" w:line="276" w:lineRule="auto"/>
              <w:jc w:val="both"/>
              <w:rPr>
                <w:del w:id="65" w:author="Juan Pablo Guinart F." w:date="2026-01-16T20:48:00Z" w16du:dateUtc="2026-01-16T23:48:00Z"/>
                <w:rFonts w:ascii="Arial" w:eastAsia="Arial" w:hAnsi="Arial" w:cs="Arial"/>
                <w:sz w:val="24"/>
                <w:szCs w:val="24"/>
                <w:rPrChange w:id="66" w:author="Juan Pablo Guinart F." w:date="2026-01-16T20:57:00Z" w16du:dateUtc="2026-01-16T23:57:00Z">
                  <w:rPr>
                    <w:del w:id="67" w:author="Juan Pablo Guinart F." w:date="2026-01-16T20:48:00Z" w16du:dateUtc="2026-01-16T23:48:00Z"/>
                    <w:rFonts w:ascii="Verdana" w:eastAsia="Verdana" w:hAnsi="Verdana" w:cs="Verdana"/>
                    <w:sz w:val="20"/>
                    <w:szCs w:val="20"/>
                  </w:rPr>
                </w:rPrChange>
              </w:rPr>
            </w:pPr>
            <w:del w:id="68" w:author="Juan Pablo Guinart F." w:date="2026-01-16T20:48:00Z" w16du:dateUtc="2026-01-16T23:48:00Z">
              <w:r w:rsidDel="001A7203">
                <w:rPr>
                  <w:rFonts w:ascii="Arial" w:eastAsia="Arial" w:hAnsi="Arial" w:cs="Arial"/>
                  <w:sz w:val="24"/>
                  <w:szCs w:val="24"/>
                </w:rPr>
                <w:delText>Para estar contexto, el proyecto estará inserto en la industria turística (Hotelería, restauración, turismo) con las actividades alojamiento B&amp;B, ecoturismo, restaurantes,  alimentos y bebidas, transporte y otras actividades de servicios. Por otra parte, es el sector terciario el que se evaluará el proyecto mencionado.</w:delText>
              </w:r>
              <w:r w:rsidRPr="001A7203" w:rsidDel="001A7203">
                <w:rPr>
                  <w:rFonts w:ascii="Arial" w:eastAsia="Arial" w:hAnsi="Arial" w:cs="Arial"/>
                  <w:sz w:val="24"/>
                  <w:szCs w:val="24"/>
                  <w:rPrChange w:id="69" w:author="Juan Pablo Guinart F." w:date="2026-01-16T20:57:00Z" w16du:dateUtc="2026-01-16T23:57:00Z">
                    <w:rPr>
                      <w:rFonts w:ascii="Verdana" w:eastAsia="Verdana" w:hAnsi="Verdana" w:cs="Verdana"/>
                      <w:sz w:val="20"/>
                      <w:szCs w:val="20"/>
                    </w:rPr>
                  </w:rPrChange>
                </w:rPr>
                <w:delText xml:space="preserve"> </w:delText>
              </w:r>
            </w:del>
          </w:p>
          <w:p w14:paraId="5C51E651" w14:textId="4E174FC5" w:rsidR="0075069A" w:rsidRPr="001A7203" w:rsidDel="001A7203" w:rsidRDefault="00000000">
            <w:pPr>
              <w:spacing w:after="0" w:line="276" w:lineRule="auto"/>
              <w:jc w:val="both"/>
              <w:rPr>
                <w:del w:id="70" w:author="Juan Pablo Guinart F." w:date="2026-01-16T20:48:00Z" w16du:dateUtc="2026-01-16T23:48:00Z"/>
                <w:rFonts w:ascii="Arial" w:eastAsia="Arial" w:hAnsi="Arial" w:cs="Arial"/>
                <w:sz w:val="24"/>
                <w:szCs w:val="24"/>
                <w:rPrChange w:id="71" w:author="Juan Pablo Guinart F." w:date="2026-01-16T20:57:00Z" w16du:dateUtc="2026-01-16T23:57:00Z">
                  <w:rPr>
                    <w:del w:id="72" w:author="Juan Pablo Guinart F." w:date="2026-01-16T20:48:00Z" w16du:dateUtc="2026-01-16T23:48:00Z"/>
                    <w:rFonts w:ascii="Verdana" w:eastAsia="Verdana" w:hAnsi="Verdana" w:cs="Verdana"/>
                    <w:sz w:val="20"/>
                    <w:szCs w:val="20"/>
                  </w:rPr>
                </w:rPrChange>
              </w:rPr>
            </w:pPr>
            <w:del w:id="73" w:author="Juan Pablo Guinart F." w:date="2026-01-16T20:48:00Z" w16du:dateUtc="2026-01-16T23:48:00Z">
              <w:r w:rsidRPr="001A7203" w:rsidDel="001A7203">
                <w:rPr>
                  <w:rFonts w:ascii="Arial" w:eastAsia="Arial" w:hAnsi="Arial" w:cs="Arial"/>
                  <w:sz w:val="24"/>
                  <w:szCs w:val="24"/>
                  <w:rPrChange w:id="74" w:author="Juan Pablo Guinart F." w:date="2026-01-16T20:57:00Z" w16du:dateUtc="2026-01-16T23:57:00Z">
                    <w:rPr>
                      <w:rFonts w:ascii="Verdana" w:eastAsia="Verdana" w:hAnsi="Verdana" w:cs="Verdana"/>
                      <w:sz w:val="20"/>
                      <w:szCs w:val="20"/>
                    </w:rPr>
                  </w:rPrChange>
                </w:rPr>
                <w:delText xml:space="preserve">Conducta de </w:delText>
              </w:r>
            </w:del>
          </w:p>
          <w:p w14:paraId="4CFDA5DD" w14:textId="77777777" w:rsidR="0075069A" w:rsidRPr="001A7203" w:rsidRDefault="0075069A">
            <w:pPr>
              <w:spacing w:after="0" w:line="276" w:lineRule="auto"/>
              <w:jc w:val="both"/>
              <w:rPr>
                <w:rFonts w:ascii="Arial" w:eastAsia="Arial" w:hAnsi="Arial" w:cs="Arial"/>
                <w:sz w:val="24"/>
                <w:szCs w:val="24"/>
                <w:rPrChange w:id="75" w:author="Juan Pablo Guinart F." w:date="2026-01-16T20:57:00Z" w16du:dateUtc="2026-01-16T23:57:00Z">
                  <w:rPr>
                    <w:rFonts w:ascii="Verdana" w:eastAsia="Verdana" w:hAnsi="Verdana" w:cs="Verdana"/>
                    <w:sz w:val="20"/>
                    <w:szCs w:val="20"/>
                  </w:rPr>
                </w:rPrChange>
              </w:rPr>
            </w:pPr>
          </w:p>
          <w:p w14:paraId="39D0F377" w14:textId="77777777" w:rsidR="0075069A" w:rsidRPr="001A7203" w:rsidRDefault="00000000">
            <w:pPr>
              <w:spacing w:after="0" w:line="276" w:lineRule="auto"/>
              <w:jc w:val="both"/>
              <w:rPr>
                <w:rFonts w:ascii="Arial" w:eastAsia="Arial" w:hAnsi="Arial" w:cs="Arial"/>
                <w:sz w:val="24"/>
                <w:szCs w:val="24"/>
                <w:rPrChange w:id="76"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77" w:author="Juan Pablo Guinart F." w:date="2026-01-16T20:57:00Z" w16du:dateUtc="2026-01-16T23:57:00Z">
                  <w:rPr>
                    <w:rFonts w:ascii="Verdana" w:eastAsia="Verdana" w:hAnsi="Verdana" w:cs="Verdana"/>
                    <w:sz w:val="20"/>
                    <w:szCs w:val="20"/>
                  </w:rPr>
                </w:rPrChange>
              </w:rPr>
              <w:t>¿Cuál es la oferta?</w:t>
            </w:r>
          </w:p>
          <w:p w14:paraId="5FFADC11" w14:textId="77777777" w:rsidR="00C01F3F" w:rsidRPr="001A7203" w:rsidRDefault="00C01F3F">
            <w:pPr>
              <w:spacing w:after="0" w:line="276" w:lineRule="auto"/>
              <w:jc w:val="both"/>
              <w:rPr>
                <w:rFonts w:ascii="Arial" w:eastAsia="Arial" w:hAnsi="Arial" w:cs="Arial"/>
                <w:sz w:val="24"/>
                <w:szCs w:val="24"/>
                <w:rPrChange w:id="78" w:author="Juan Pablo Guinart F." w:date="2026-01-16T20:57:00Z" w16du:dateUtc="2026-01-16T23:57:00Z">
                  <w:rPr>
                    <w:rFonts w:ascii="Verdana" w:eastAsia="Verdana" w:hAnsi="Verdana" w:cs="Verdana"/>
                    <w:sz w:val="20"/>
                    <w:szCs w:val="20"/>
                  </w:rPr>
                </w:rPrChange>
              </w:rPr>
            </w:pPr>
          </w:p>
          <w:p w14:paraId="105A41EE" w14:textId="77777777" w:rsidR="00C01F3F" w:rsidRDefault="00C01F3F" w:rsidP="00C01F3F">
            <w:pPr>
              <w:spacing w:after="0" w:line="276" w:lineRule="auto"/>
              <w:jc w:val="both"/>
              <w:rPr>
                <w:rFonts w:ascii="Arial" w:eastAsia="Arial" w:hAnsi="Arial" w:cs="Arial"/>
                <w:sz w:val="24"/>
                <w:szCs w:val="24"/>
              </w:rPr>
            </w:pPr>
            <w:r w:rsidRPr="00C01F3F">
              <w:rPr>
                <w:rFonts w:ascii="Arial" w:eastAsia="Arial" w:hAnsi="Arial" w:cs="Arial"/>
                <w:sz w:val="24"/>
                <w:szCs w:val="24"/>
              </w:rPr>
              <w:t>Nuestra oferta es una solución integral de desconexión sin fricciones. Se materializa en:</w:t>
            </w:r>
          </w:p>
          <w:p w14:paraId="6E96FC84" w14:textId="77777777" w:rsidR="00C01F3F" w:rsidRPr="00C01F3F" w:rsidRDefault="00C01F3F" w:rsidP="00C01F3F">
            <w:pPr>
              <w:spacing w:after="0" w:line="276" w:lineRule="auto"/>
              <w:jc w:val="both"/>
              <w:rPr>
                <w:rFonts w:ascii="Arial" w:eastAsia="Arial" w:hAnsi="Arial" w:cs="Arial"/>
                <w:sz w:val="24"/>
                <w:szCs w:val="24"/>
              </w:rPr>
            </w:pPr>
          </w:p>
          <w:p w14:paraId="71A00FC4" w14:textId="77777777" w:rsidR="00C01F3F" w:rsidRDefault="00C01F3F" w:rsidP="00C01F3F">
            <w:pPr>
              <w:pStyle w:val="Prrafodelista"/>
              <w:numPr>
                <w:ilvl w:val="0"/>
                <w:numId w:val="5"/>
              </w:numPr>
              <w:tabs>
                <w:tab w:val="num" w:pos="720"/>
              </w:tabs>
              <w:spacing w:after="0" w:line="276" w:lineRule="auto"/>
              <w:jc w:val="both"/>
              <w:rPr>
                <w:rFonts w:ascii="Arial" w:eastAsia="Arial" w:hAnsi="Arial" w:cs="Arial"/>
                <w:sz w:val="24"/>
                <w:szCs w:val="24"/>
              </w:rPr>
            </w:pPr>
            <w:r w:rsidRPr="001A7203">
              <w:rPr>
                <w:rFonts w:ascii="Arial" w:eastAsia="Arial" w:hAnsi="Arial" w:cs="Arial"/>
                <w:sz w:val="24"/>
                <w:szCs w:val="24"/>
                <w:rPrChange w:id="79" w:author="Juan Pablo Guinart F." w:date="2026-01-16T20:57:00Z" w16du:dateUtc="2026-01-16T23:57:00Z">
                  <w:rPr>
                    <w:rFonts w:ascii="Arial" w:eastAsia="Arial" w:hAnsi="Arial" w:cs="Arial"/>
                    <w:b/>
                    <w:bCs/>
                    <w:sz w:val="24"/>
                    <w:szCs w:val="24"/>
                  </w:rPr>
                </w:rPrChange>
              </w:rPr>
              <w:lastRenderedPageBreak/>
              <w:t>Infraestructura de Vanguardia:</w:t>
            </w:r>
            <w:r w:rsidRPr="00C01F3F">
              <w:rPr>
                <w:rFonts w:ascii="Arial" w:eastAsia="Arial" w:hAnsi="Arial" w:cs="Arial"/>
                <w:sz w:val="24"/>
                <w:szCs w:val="24"/>
              </w:rPr>
              <w:t xml:space="preserve"> Habitaciones tipo "Luxe </w:t>
            </w:r>
            <w:proofErr w:type="spellStart"/>
            <w:r w:rsidRPr="00C01F3F">
              <w:rPr>
                <w:rFonts w:ascii="Arial" w:eastAsia="Arial" w:hAnsi="Arial" w:cs="Arial"/>
                <w:sz w:val="24"/>
                <w:szCs w:val="24"/>
              </w:rPr>
              <w:t>Pods</w:t>
            </w:r>
            <w:proofErr w:type="spellEnd"/>
            <w:r w:rsidRPr="00C01F3F">
              <w:rPr>
                <w:rFonts w:ascii="Arial" w:eastAsia="Arial" w:hAnsi="Arial" w:cs="Arial"/>
                <w:sz w:val="24"/>
                <w:szCs w:val="24"/>
              </w:rPr>
              <w:t xml:space="preserve">" con diseño bioclimático, </w:t>
            </w:r>
            <w:proofErr w:type="spellStart"/>
            <w:r w:rsidRPr="00C01F3F">
              <w:rPr>
                <w:rFonts w:ascii="Arial" w:eastAsia="Arial" w:hAnsi="Arial" w:cs="Arial"/>
                <w:sz w:val="24"/>
                <w:szCs w:val="24"/>
              </w:rPr>
              <w:t>hot</w:t>
            </w:r>
            <w:proofErr w:type="spellEnd"/>
            <w:r w:rsidRPr="00C01F3F">
              <w:rPr>
                <w:rFonts w:ascii="Arial" w:eastAsia="Arial" w:hAnsi="Arial" w:cs="Arial"/>
                <w:sz w:val="24"/>
                <w:szCs w:val="24"/>
              </w:rPr>
              <w:t xml:space="preserve"> </w:t>
            </w:r>
            <w:proofErr w:type="spellStart"/>
            <w:r w:rsidRPr="00C01F3F">
              <w:rPr>
                <w:rFonts w:ascii="Arial" w:eastAsia="Arial" w:hAnsi="Arial" w:cs="Arial"/>
                <w:sz w:val="24"/>
                <w:szCs w:val="24"/>
              </w:rPr>
              <w:t>tubs</w:t>
            </w:r>
            <w:proofErr w:type="spellEnd"/>
            <w:r w:rsidRPr="00C01F3F">
              <w:rPr>
                <w:rFonts w:ascii="Arial" w:eastAsia="Arial" w:hAnsi="Arial" w:cs="Arial"/>
                <w:sz w:val="24"/>
                <w:szCs w:val="24"/>
              </w:rPr>
              <w:t xml:space="preserve"> privados y vistas panorámicas, que garantizan el confort de un hotel 5 estrellas en medio del bosque.</w:t>
            </w:r>
          </w:p>
          <w:p w14:paraId="20526199" w14:textId="77777777" w:rsidR="00C01F3F" w:rsidRPr="00C01F3F" w:rsidRDefault="00C01F3F" w:rsidP="00C01F3F">
            <w:pPr>
              <w:pStyle w:val="Prrafodelista"/>
              <w:tabs>
                <w:tab w:val="num" w:pos="720"/>
              </w:tabs>
              <w:spacing w:after="0" w:line="276" w:lineRule="auto"/>
              <w:jc w:val="both"/>
              <w:rPr>
                <w:rFonts w:ascii="Arial" w:eastAsia="Arial" w:hAnsi="Arial" w:cs="Arial"/>
                <w:sz w:val="24"/>
                <w:szCs w:val="24"/>
              </w:rPr>
            </w:pPr>
          </w:p>
          <w:p w14:paraId="2489B6E9" w14:textId="77777777" w:rsidR="00C01F3F" w:rsidRDefault="00C01F3F" w:rsidP="00C01F3F">
            <w:pPr>
              <w:pStyle w:val="Prrafodelista"/>
              <w:numPr>
                <w:ilvl w:val="0"/>
                <w:numId w:val="5"/>
              </w:numPr>
              <w:tabs>
                <w:tab w:val="num" w:pos="720"/>
              </w:tabs>
              <w:spacing w:after="0" w:line="276" w:lineRule="auto"/>
              <w:jc w:val="both"/>
              <w:rPr>
                <w:rFonts w:ascii="Arial" w:eastAsia="Arial" w:hAnsi="Arial" w:cs="Arial"/>
                <w:sz w:val="24"/>
                <w:szCs w:val="24"/>
              </w:rPr>
            </w:pPr>
            <w:r w:rsidRPr="001A7203">
              <w:rPr>
                <w:rFonts w:ascii="Arial" w:eastAsia="Arial" w:hAnsi="Arial" w:cs="Arial"/>
                <w:sz w:val="24"/>
                <w:szCs w:val="24"/>
                <w:rPrChange w:id="80" w:author="Juan Pablo Guinart F." w:date="2026-01-16T20:57:00Z" w16du:dateUtc="2026-01-16T23:57:00Z">
                  <w:rPr>
                    <w:rFonts w:ascii="Arial" w:eastAsia="Arial" w:hAnsi="Arial" w:cs="Arial"/>
                    <w:b/>
                    <w:bCs/>
                    <w:sz w:val="24"/>
                    <w:szCs w:val="24"/>
                  </w:rPr>
                </w:rPrChange>
              </w:rPr>
              <w:t>Ecosistema de Servicios:</w:t>
            </w:r>
            <w:r w:rsidRPr="00C01F3F">
              <w:rPr>
                <w:rFonts w:ascii="Arial" w:eastAsia="Arial" w:hAnsi="Arial" w:cs="Arial"/>
                <w:sz w:val="24"/>
                <w:szCs w:val="24"/>
              </w:rPr>
              <w:t xml:space="preserve"> Un circuito de Spa con terapias locales, una propuesta gastronómica orgánica basada en el "kilómetro cero" y actividades de bajo impacto ambiental.</w:t>
            </w:r>
          </w:p>
          <w:p w14:paraId="43EFD0D6" w14:textId="77777777" w:rsidR="00C01F3F" w:rsidRPr="00C01F3F" w:rsidDel="007062B5" w:rsidRDefault="00C01F3F" w:rsidP="00C01F3F">
            <w:pPr>
              <w:pStyle w:val="Prrafodelista"/>
              <w:rPr>
                <w:del w:id="81" w:author="Juan Pablo Guinart F." w:date="2026-01-16T21:20:00Z" w16du:dateUtc="2026-01-17T00:20:00Z"/>
                <w:rFonts w:ascii="Arial" w:eastAsia="Arial" w:hAnsi="Arial" w:cs="Arial"/>
                <w:sz w:val="24"/>
                <w:szCs w:val="24"/>
              </w:rPr>
            </w:pPr>
          </w:p>
          <w:p w14:paraId="562E2936" w14:textId="77777777" w:rsidR="00C01F3F" w:rsidRPr="007062B5" w:rsidRDefault="00C01F3F">
            <w:pPr>
              <w:tabs>
                <w:tab w:val="num" w:pos="720"/>
              </w:tabs>
              <w:spacing w:after="0" w:line="276" w:lineRule="auto"/>
              <w:jc w:val="both"/>
              <w:rPr>
                <w:rFonts w:ascii="Arial" w:eastAsia="Arial" w:hAnsi="Arial" w:cs="Arial"/>
                <w:sz w:val="24"/>
                <w:szCs w:val="24"/>
                <w:rPrChange w:id="82" w:author="Juan Pablo Guinart F." w:date="2026-01-16T21:20:00Z" w16du:dateUtc="2026-01-17T00:20:00Z">
                  <w:rPr/>
                </w:rPrChange>
              </w:rPr>
              <w:pPrChange w:id="83" w:author="Juan Pablo Guinart F." w:date="2026-01-16T21:20:00Z" w16du:dateUtc="2026-01-17T00:20:00Z">
                <w:pPr>
                  <w:pStyle w:val="Prrafodelista"/>
                  <w:tabs>
                    <w:tab w:val="num" w:pos="720"/>
                  </w:tabs>
                  <w:spacing w:after="0" w:line="276" w:lineRule="auto"/>
                  <w:jc w:val="both"/>
                </w:pPr>
              </w:pPrChange>
            </w:pPr>
          </w:p>
          <w:p w14:paraId="523AC0EA" w14:textId="77777777" w:rsidR="00C01F3F" w:rsidRPr="00C01F3F" w:rsidRDefault="00C01F3F" w:rsidP="00C01F3F">
            <w:pPr>
              <w:pStyle w:val="Prrafodelista"/>
              <w:numPr>
                <w:ilvl w:val="0"/>
                <w:numId w:val="5"/>
              </w:numPr>
              <w:tabs>
                <w:tab w:val="num" w:pos="720"/>
              </w:tabs>
              <w:spacing w:after="0" w:line="276" w:lineRule="auto"/>
              <w:jc w:val="both"/>
              <w:rPr>
                <w:rFonts w:ascii="Arial" w:eastAsia="Arial" w:hAnsi="Arial" w:cs="Arial"/>
                <w:sz w:val="24"/>
                <w:szCs w:val="24"/>
              </w:rPr>
            </w:pPr>
            <w:r w:rsidRPr="001A7203">
              <w:rPr>
                <w:rFonts w:ascii="Arial" w:eastAsia="Arial" w:hAnsi="Arial" w:cs="Arial"/>
                <w:sz w:val="24"/>
                <w:szCs w:val="24"/>
                <w:rPrChange w:id="84" w:author="Juan Pablo Guinart F." w:date="2026-01-16T20:57:00Z" w16du:dateUtc="2026-01-16T23:57:00Z">
                  <w:rPr>
                    <w:rFonts w:ascii="Arial" w:eastAsia="Arial" w:hAnsi="Arial" w:cs="Arial"/>
                    <w:b/>
                    <w:bCs/>
                    <w:sz w:val="24"/>
                    <w:szCs w:val="24"/>
                  </w:rPr>
                </w:rPrChange>
              </w:rPr>
              <w:t>Promesa de Marca:</w:t>
            </w:r>
            <w:r w:rsidRPr="00C01F3F">
              <w:rPr>
                <w:rFonts w:ascii="Arial" w:eastAsia="Arial" w:hAnsi="Arial" w:cs="Arial"/>
                <w:sz w:val="24"/>
                <w:szCs w:val="24"/>
              </w:rPr>
              <w:t xml:space="preserve"> La garantía de una experiencia "</w:t>
            </w:r>
            <w:proofErr w:type="spellStart"/>
            <w:r w:rsidRPr="00C01F3F">
              <w:rPr>
                <w:rFonts w:ascii="Arial" w:eastAsia="Arial" w:hAnsi="Arial" w:cs="Arial"/>
                <w:sz w:val="24"/>
                <w:szCs w:val="24"/>
              </w:rPr>
              <w:t>Instagrammeable</w:t>
            </w:r>
            <w:proofErr w:type="spellEnd"/>
            <w:r w:rsidRPr="00C01F3F">
              <w:rPr>
                <w:rFonts w:ascii="Arial" w:eastAsia="Arial" w:hAnsi="Arial" w:cs="Arial"/>
                <w:sz w:val="24"/>
                <w:szCs w:val="24"/>
              </w:rPr>
              <w:t>" y exclusiva, respaldada por un sistema de gestión profesional que asegura que cada estancia sea perfecta, escalable y altamente rentable para los socios e inversionistas.</w:t>
            </w:r>
          </w:p>
          <w:p w14:paraId="7222BBF6" w14:textId="77777777" w:rsidR="00C01F3F" w:rsidRPr="001A7203" w:rsidRDefault="00C01F3F">
            <w:pPr>
              <w:spacing w:after="0" w:line="276" w:lineRule="auto"/>
              <w:jc w:val="both"/>
              <w:rPr>
                <w:rFonts w:ascii="Arial" w:eastAsia="Arial" w:hAnsi="Arial" w:cs="Arial"/>
                <w:sz w:val="24"/>
                <w:szCs w:val="24"/>
                <w:rPrChange w:id="85" w:author="Juan Pablo Guinart F." w:date="2026-01-16T20:57:00Z" w16du:dateUtc="2026-01-16T23:57:00Z">
                  <w:rPr>
                    <w:rFonts w:ascii="Verdana" w:eastAsia="Verdana" w:hAnsi="Verdana" w:cs="Verdana"/>
                    <w:sz w:val="20"/>
                    <w:szCs w:val="20"/>
                  </w:rPr>
                </w:rPrChange>
              </w:rPr>
            </w:pPr>
          </w:p>
          <w:p w14:paraId="2018F074" w14:textId="77777777" w:rsidR="0075069A" w:rsidRPr="001A7203" w:rsidDel="001A7203" w:rsidRDefault="0075069A">
            <w:pPr>
              <w:spacing w:after="0" w:line="276" w:lineRule="auto"/>
              <w:jc w:val="both"/>
              <w:rPr>
                <w:del w:id="86" w:author="Juan Pablo Guinart F." w:date="2026-01-16T20:48:00Z" w16du:dateUtc="2026-01-16T23:48:00Z"/>
                <w:rFonts w:ascii="Arial" w:eastAsia="Arial" w:hAnsi="Arial" w:cs="Arial"/>
                <w:sz w:val="24"/>
                <w:szCs w:val="24"/>
                <w:rPrChange w:id="87" w:author="Juan Pablo Guinart F." w:date="2026-01-16T20:57:00Z" w16du:dateUtc="2026-01-16T23:57:00Z">
                  <w:rPr>
                    <w:del w:id="88" w:author="Juan Pablo Guinart F." w:date="2026-01-16T20:48:00Z" w16du:dateUtc="2026-01-16T23:48:00Z"/>
                    <w:rFonts w:ascii="Verdana" w:eastAsia="Verdana" w:hAnsi="Verdana" w:cs="Verdana"/>
                    <w:sz w:val="20"/>
                    <w:szCs w:val="20"/>
                  </w:rPr>
                </w:rPrChange>
              </w:rPr>
            </w:pPr>
          </w:p>
          <w:p w14:paraId="77CD4BE8" w14:textId="77777777" w:rsidR="0075069A" w:rsidRPr="001A7203" w:rsidRDefault="0075069A">
            <w:pPr>
              <w:spacing w:after="0" w:line="276" w:lineRule="auto"/>
              <w:jc w:val="both"/>
              <w:rPr>
                <w:rFonts w:ascii="Arial" w:eastAsia="Arial" w:hAnsi="Arial" w:cs="Arial"/>
                <w:sz w:val="24"/>
                <w:szCs w:val="24"/>
                <w:rPrChange w:id="89" w:author="Juan Pablo Guinart F." w:date="2026-01-16T20:57:00Z" w16du:dateUtc="2026-01-16T23:57:00Z">
                  <w:rPr>
                    <w:rFonts w:ascii="Verdana" w:eastAsia="Verdana" w:hAnsi="Verdana" w:cs="Verdana"/>
                    <w:sz w:val="20"/>
                    <w:szCs w:val="20"/>
                  </w:rPr>
                </w:rPrChange>
              </w:rPr>
            </w:pPr>
          </w:p>
          <w:p w14:paraId="19E60536" w14:textId="77777777" w:rsidR="0075069A" w:rsidRDefault="00000000">
            <w:pPr>
              <w:spacing w:after="0" w:line="276" w:lineRule="auto"/>
              <w:jc w:val="both"/>
              <w:rPr>
                <w:ins w:id="90" w:author="Juan Pablo Guinart F." w:date="2026-01-16T21:34:00Z" w16du:dateUtc="2026-01-17T00:34:00Z"/>
                <w:rFonts w:ascii="Arial" w:eastAsia="Arial" w:hAnsi="Arial" w:cs="Arial"/>
                <w:sz w:val="24"/>
                <w:szCs w:val="24"/>
              </w:rPr>
            </w:pPr>
            <w:r w:rsidRPr="001A7203">
              <w:rPr>
                <w:rFonts w:ascii="Arial" w:eastAsia="Arial" w:hAnsi="Arial" w:cs="Arial"/>
                <w:sz w:val="24"/>
                <w:szCs w:val="24"/>
                <w:rPrChange w:id="91" w:author="Juan Pablo Guinart F." w:date="2026-01-16T20:57:00Z" w16du:dateUtc="2026-01-16T23:57:00Z">
                  <w:rPr>
                    <w:rFonts w:ascii="Verdana" w:eastAsia="Verdana" w:hAnsi="Verdana" w:cs="Verdana"/>
                    <w:sz w:val="20"/>
                    <w:szCs w:val="20"/>
                  </w:rPr>
                </w:rPrChange>
              </w:rPr>
              <w:t xml:space="preserve">¿Cuáles son las tasas de crecimiento de la industria? </w:t>
            </w:r>
          </w:p>
          <w:p w14:paraId="56208BA7" w14:textId="77777777" w:rsidR="00402E3B" w:rsidRDefault="00402E3B">
            <w:pPr>
              <w:spacing w:after="0" w:line="276" w:lineRule="auto"/>
              <w:jc w:val="both"/>
              <w:rPr>
                <w:ins w:id="92" w:author="Juan Pablo Guinart F." w:date="2026-01-16T21:34:00Z" w16du:dateUtc="2026-01-17T00:34:00Z"/>
                <w:rFonts w:ascii="Arial" w:eastAsia="Arial" w:hAnsi="Arial" w:cs="Arial"/>
                <w:sz w:val="24"/>
                <w:szCs w:val="24"/>
              </w:rPr>
            </w:pPr>
          </w:p>
          <w:p w14:paraId="1819CEFF" w14:textId="372FED17" w:rsidR="00402E3B" w:rsidRDefault="00402E3B" w:rsidP="00402E3B">
            <w:pPr>
              <w:spacing w:after="0" w:line="276" w:lineRule="auto"/>
              <w:jc w:val="both"/>
              <w:rPr>
                <w:ins w:id="93" w:author="Juan Pablo Guinart F." w:date="2026-01-16T21:36:00Z" w16du:dateUtc="2026-01-17T00:36:00Z"/>
                <w:rFonts w:ascii="Arial" w:eastAsia="Arial" w:hAnsi="Arial" w:cs="Arial"/>
                <w:sz w:val="24"/>
                <w:szCs w:val="24"/>
              </w:rPr>
            </w:pPr>
            <w:r w:rsidRPr="00402E3B">
              <w:rPr>
                <w:rFonts w:ascii="Arial" w:eastAsia="Arial" w:hAnsi="Arial" w:cs="Arial"/>
                <w:sz w:val="24"/>
                <w:szCs w:val="24"/>
              </w:rPr>
              <w:t xml:space="preserve">Basado en el análisis de las tendencias del Banco Central de Chile y los datos oficiales de la Subsecretaría de Turismo (actualizados a 2024-2025), </w:t>
            </w:r>
            <w:del w:id="94" w:author="Juan Pablo Guinart F." w:date="2026-01-16T21:35:00Z" w16du:dateUtc="2026-01-17T00:35:00Z">
              <w:r w:rsidRPr="00402E3B" w:rsidDel="00402E3B">
                <w:rPr>
                  <w:rFonts w:ascii="Arial" w:eastAsia="Arial" w:hAnsi="Arial" w:cs="Arial"/>
                  <w:sz w:val="24"/>
                  <w:szCs w:val="24"/>
                </w:rPr>
                <w:delText xml:space="preserve">aquí tienes el resumen ejecutivo </w:delText>
              </w:r>
            </w:del>
            <w:r w:rsidRPr="00402E3B">
              <w:rPr>
                <w:rFonts w:ascii="Arial" w:eastAsia="Arial" w:hAnsi="Arial" w:cs="Arial"/>
                <w:sz w:val="24"/>
                <w:szCs w:val="24"/>
              </w:rPr>
              <w:t xml:space="preserve">sobre las </w:t>
            </w:r>
            <w:r w:rsidRPr="00402E3B">
              <w:rPr>
                <w:rFonts w:ascii="Arial" w:eastAsia="Arial" w:hAnsi="Arial" w:cs="Arial"/>
                <w:b/>
                <w:bCs/>
                <w:sz w:val="24"/>
                <w:szCs w:val="24"/>
              </w:rPr>
              <w:t>tasas de crecimiento del turismo receptivo</w:t>
            </w:r>
            <w:r w:rsidRPr="00402E3B">
              <w:rPr>
                <w:rFonts w:ascii="Arial" w:eastAsia="Arial" w:hAnsi="Arial" w:cs="Arial"/>
                <w:sz w:val="24"/>
                <w:szCs w:val="24"/>
              </w:rPr>
              <w:t xml:space="preserve"> </w:t>
            </w:r>
            <w:del w:id="95" w:author="Juan Pablo Guinart F." w:date="2026-01-16T21:36:00Z" w16du:dateUtc="2026-01-17T00:36:00Z">
              <w:r w:rsidRPr="00402E3B" w:rsidDel="00402E3B">
                <w:rPr>
                  <w:rFonts w:ascii="Arial" w:eastAsia="Arial" w:hAnsi="Arial" w:cs="Arial"/>
                  <w:sz w:val="24"/>
                  <w:szCs w:val="24"/>
                </w:rPr>
                <w:delText>en función de tu proyecto</w:delText>
              </w:r>
            </w:del>
            <w:ins w:id="96" w:author="Juan Pablo Guinart F." w:date="2026-01-16T21:36:00Z" w16du:dateUtc="2026-01-17T00:36:00Z">
              <w:r>
                <w:rPr>
                  <w:rStyle w:val="Refdenotaalpie"/>
                  <w:rFonts w:ascii="Arial" w:eastAsia="Arial" w:hAnsi="Arial" w:cs="Arial"/>
                  <w:sz w:val="24"/>
                  <w:szCs w:val="24"/>
                </w:rPr>
                <w:footnoteReference w:id="5"/>
              </w:r>
            </w:ins>
            <w:r w:rsidRPr="00402E3B">
              <w:rPr>
                <w:rFonts w:ascii="Arial" w:eastAsia="Arial" w:hAnsi="Arial" w:cs="Arial"/>
                <w:sz w:val="24"/>
                <w:szCs w:val="24"/>
              </w:rPr>
              <w:t>:</w:t>
            </w:r>
          </w:p>
          <w:p w14:paraId="4F8F5824" w14:textId="77777777" w:rsidR="00402E3B" w:rsidRPr="00402E3B" w:rsidRDefault="00402E3B" w:rsidP="00402E3B">
            <w:pPr>
              <w:spacing w:after="0" w:line="276" w:lineRule="auto"/>
              <w:jc w:val="both"/>
              <w:rPr>
                <w:rFonts w:ascii="Arial" w:eastAsia="Arial" w:hAnsi="Arial" w:cs="Arial"/>
                <w:sz w:val="24"/>
                <w:szCs w:val="24"/>
              </w:rPr>
            </w:pPr>
          </w:p>
          <w:p w14:paraId="3126C835" w14:textId="7B0DB560" w:rsidR="00402E3B" w:rsidRPr="00402E3B" w:rsidDel="00402E3B" w:rsidRDefault="00402E3B" w:rsidP="00402E3B">
            <w:pPr>
              <w:spacing w:after="0" w:line="276" w:lineRule="auto"/>
              <w:jc w:val="both"/>
              <w:rPr>
                <w:del w:id="98" w:author="Juan Pablo Guinart F." w:date="2026-01-16T21:36:00Z" w16du:dateUtc="2026-01-17T00:36:00Z"/>
                <w:rFonts w:ascii="Arial" w:eastAsia="Arial" w:hAnsi="Arial" w:cs="Arial"/>
                <w:b/>
                <w:bCs/>
                <w:sz w:val="24"/>
                <w:szCs w:val="24"/>
              </w:rPr>
            </w:pPr>
            <w:del w:id="99" w:author="Juan Pablo Guinart F." w:date="2026-01-16T21:36:00Z" w16du:dateUtc="2026-01-17T00:36:00Z">
              <w:r w:rsidRPr="00402E3B" w:rsidDel="00402E3B">
                <w:rPr>
                  <w:rFonts w:ascii="Arial" w:eastAsia="Arial" w:hAnsi="Arial" w:cs="Arial"/>
                  <w:b/>
                  <w:bCs/>
                  <w:sz w:val="24"/>
                  <w:szCs w:val="24"/>
                </w:rPr>
                <w:delText>Resumen: Tasas de Crecimiento del Turismo Receptivo en Chile</w:delText>
              </w:r>
            </w:del>
          </w:p>
          <w:p w14:paraId="37DB5C3E" w14:textId="77777777" w:rsidR="00402E3B" w:rsidRDefault="00402E3B" w:rsidP="00402E3B">
            <w:pPr>
              <w:spacing w:after="0" w:line="276" w:lineRule="auto"/>
              <w:jc w:val="both"/>
              <w:rPr>
                <w:ins w:id="100" w:author="Juan Pablo Guinart F." w:date="2026-01-16T21:37:00Z" w16du:dateUtc="2026-01-17T00:37:00Z"/>
                <w:rFonts w:ascii="Arial" w:eastAsia="Arial" w:hAnsi="Arial" w:cs="Arial"/>
                <w:sz w:val="24"/>
                <w:szCs w:val="24"/>
              </w:rPr>
            </w:pPr>
            <w:r w:rsidRPr="00402E3B">
              <w:rPr>
                <w:rFonts w:ascii="Arial" w:eastAsia="Arial" w:hAnsi="Arial" w:cs="Arial"/>
                <w:sz w:val="24"/>
                <w:szCs w:val="24"/>
              </w:rPr>
              <w:t xml:space="preserve">El turismo receptivo ha pasado de una fase de "recuperación" </w:t>
            </w:r>
            <w:proofErr w:type="spellStart"/>
            <w:proofErr w:type="gramStart"/>
            <w:r w:rsidRPr="00402E3B">
              <w:rPr>
                <w:rFonts w:ascii="Arial" w:eastAsia="Arial" w:hAnsi="Arial" w:cs="Arial"/>
                <w:sz w:val="24"/>
                <w:szCs w:val="24"/>
              </w:rPr>
              <w:t>post-pandemia</w:t>
            </w:r>
            <w:proofErr w:type="spellEnd"/>
            <w:proofErr w:type="gramEnd"/>
            <w:r w:rsidRPr="00402E3B">
              <w:rPr>
                <w:rFonts w:ascii="Arial" w:eastAsia="Arial" w:hAnsi="Arial" w:cs="Arial"/>
                <w:sz w:val="24"/>
                <w:szCs w:val="24"/>
              </w:rPr>
              <w:t xml:space="preserve"> a una de </w:t>
            </w:r>
            <w:r w:rsidRPr="00402E3B">
              <w:rPr>
                <w:rFonts w:ascii="Arial" w:eastAsia="Arial" w:hAnsi="Arial" w:cs="Arial"/>
                <w:b/>
                <w:bCs/>
                <w:sz w:val="24"/>
                <w:szCs w:val="24"/>
              </w:rPr>
              <w:t>expansión real</w:t>
            </w:r>
            <w:r w:rsidRPr="00402E3B">
              <w:rPr>
                <w:rFonts w:ascii="Arial" w:eastAsia="Arial" w:hAnsi="Arial" w:cs="Arial"/>
                <w:sz w:val="24"/>
                <w:szCs w:val="24"/>
              </w:rPr>
              <w:t>, consolidándose como un motor clave de la economía nacional.</w:t>
            </w:r>
          </w:p>
          <w:p w14:paraId="0A865211" w14:textId="77777777" w:rsidR="00402E3B" w:rsidRPr="00402E3B" w:rsidRDefault="00402E3B" w:rsidP="00402E3B">
            <w:pPr>
              <w:spacing w:after="0" w:line="276" w:lineRule="auto"/>
              <w:jc w:val="both"/>
              <w:rPr>
                <w:rFonts w:ascii="Arial" w:eastAsia="Arial" w:hAnsi="Arial" w:cs="Arial"/>
                <w:sz w:val="24"/>
                <w:szCs w:val="24"/>
              </w:rPr>
            </w:pPr>
          </w:p>
          <w:p w14:paraId="756E78D5" w14:textId="77777777" w:rsidR="00402E3B" w:rsidRDefault="00402E3B" w:rsidP="00402E3B">
            <w:pPr>
              <w:spacing w:after="0" w:line="276" w:lineRule="auto"/>
              <w:jc w:val="both"/>
              <w:rPr>
                <w:ins w:id="101" w:author="Juan Pablo Guinart F." w:date="2026-01-16T21:37:00Z" w16du:dateUtc="2026-01-17T00:37:00Z"/>
                <w:rFonts w:ascii="Arial" w:eastAsia="Arial" w:hAnsi="Arial" w:cs="Arial"/>
                <w:b/>
                <w:bCs/>
                <w:sz w:val="24"/>
                <w:szCs w:val="24"/>
              </w:rPr>
            </w:pPr>
            <w:r w:rsidRPr="00402E3B">
              <w:rPr>
                <w:rFonts w:ascii="Arial" w:eastAsia="Arial" w:hAnsi="Arial" w:cs="Arial"/>
                <w:b/>
                <w:bCs/>
                <w:sz w:val="24"/>
                <w:szCs w:val="24"/>
              </w:rPr>
              <w:t>1. Crecimiento en la Llegada de Turistas</w:t>
            </w:r>
          </w:p>
          <w:p w14:paraId="4F70CF81" w14:textId="77777777" w:rsidR="00402E3B" w:rsidRPr="00402E3B" w:rsidRDefault="00402E3B" w:rsidP="00402E3B">
            <w:pPr>
              <w:spacing w:after="0" w:line="276" w:lineRule="auto"/>
              <w:jc w:val="both"/>
              <w:rPr>
                <w:rFonts w:ascii="Arial" w:eastAsia="Arial" w:hAnsi="Arial" w:cs="Arial"/>
                <w:b/>
                <w:bCs/>
                <w:sz w:val="24"/>
                <w:szCs w:val="24"/>
              </w:rPr>
            </w:pPr>
          </w:p>
          <w:p w14:paraId="2A1E7A11" w14:textId="77777777" w:rsidR="00402E3B" w:rsidRPr="00402E3B" w:rsidRDefault="00402E3B">
            <w:pPr>
              <w:spacing w:after="0" w:line="276" w:lineRule="auto"/>
              <w:jc w:val="both"/>
              <w:rPr>
                <w:ins w:id="102" w:author="Juan Pablo Guinart F." w:date="2026-01-16T21:37:00Z" w16du:dateUtc="2026-01-17T00:37:00Z"/>
                <w:rFonts w:ascii="Arial" w:eastAsia="Arial" w:hAnsi="Arial" w:cs="Arial"/>
                <w:sz w:val="24"/>
                <w:szCs w:val="24"/>
                <w:rPrChange w:id="103" w:author="Juan Pablo Guinart F." w:date="2026-01-16T21:37:00Z" w16du:dateUtc="2026-01-17T00:37:00Z">
                  <w:rPr>
                    <w:ins w:id="104" w:author="Juan Pablo Guinart F." w:date="2026-01-16T21:37:00Z" w16du:dateUtc="2026-01-17T00:37:00Z"/>
                  </w:rPr>
                </w:rPrChange>
              </w:rPr>
              <w:pPrChange w:id="105" w:author="Juan Pablo Guinart F." w:date="2026-01-16T21:37:00Z" w16du:dateUtc="2026-01-17T00:37:00Z">
                <w:pPr>
                  <w:numPr>
                    <w:numId w:val="7"/>
                  </w:numPr>
                  <w:tabs>
                    <w:tab w:val="num" w:pos="720"/>
                  </w:tabs>
                  <w:spacing w:after="0" w:line="276" w:lineRule="auto"/>
                  <w:ind w:left="720" w:hanging="360"/>
                  <w:jc w:val="both"/>
                </w:pPr>
              </w:pPrChange>
            </w:pPr>
            <w:r w:rsidRPr="00402E3B">
              <w:rPr>
                <w:rFonts w:ascii="Arial" w:eastAsia="Arial" w:hAnsi="Arial" w:cs="Arial"/>
                <w:b/>
                <w:bCs/>
                <w:sz w:val="24"/>
                <w:szCs w:val="24"/>
                <w:rPrChange w:id="106" w:author="Juan Pablo Guinart F." w:date="2026-01-16T21:37:00Z" w16du:dateUtc="2026-01-17T00:37:00Z">
                  <w:rPr>
                    <w:b/>
                    <w:bCs/>
                  </w:rPr>
                </w:rPrChange>
              </w:rPr>
              <w:t>Tasa Interanual (2024 vs 2023):</w:t>
            </w:r>
            <w:r w:rsidRPr="00402E3B">
              <w:rPr>
                <w:rFonts w:ascii="Arial" w:eastAsia="Arial" w:hAnsi="Arial" w:cs="Arial"/>
                <w:sz w:val="24"/>
                <w:szCs w:val="24"/>
                <w:rPrChange w:id="107" w:author="Juan Pablo Guinart F." w:date="2026-01-16T21:37:00Z" w16du:dateUtc="2026-01-17T00:37:00Z">
                  <w:rPr/>
                </w:rPrChange>
              </w:rPr>
              <w:t xml:space="preserve"> La industria cerró el año 2024 con un crecimiento aproximado del </w:t>
            </w:r>
            <w:r w:rsidRPr="00402E3B">
              <w:rPr>
                <w:rFonts w:ascii="Arial" w:eastAsia="Arial" w:hAnsi="Arial" w:cs="Arial"/>
                <w:b/>
                <w:bCs/>
                <w:sz w:val="24"/>
                <w:szCs w:val="24"/>
                <w:rPrChange w:id="108" w:author="Juan Pablo Guinart F." w:date="2026-01-16T21:37:00Z" w16du:dateUtc="2026-01-17T00:37:00Z">
                  <w:rPr>
                    <w:b/>
                    <w:bCs/>
                  </w:rPr>
                </w:rPrChange>
              </w:rPr>
              <w:t>40,4%</w:t>
            </w:r>
            <w:r w:rsidRPr="00402E3B">
              <w:rPr>
                <w:rFonts w:ascii="Arial" w:eastAsia="Arial" w:hAnsi="Arial" w:cs="Arial"/>
                <w:sz w:val="24"/>
                <w:szCs w:val="24"/>
                <w:rPrChange w:id="109" w:author="Juan Pablo Guinart F." w:date="2026-01-16T21:37:00Z" w16du:dateUtc="2026-01-17T00:37:00Z">
                  <w:rPr/>
                </w:rPrChange>
              </w:rPr>
              <w:t xml:space="preserve"> en la llegada de turistas extranjeros, superando la barrera de los 5 millones de visitantes.</w:t>
            </w:r>
          </w:p>
          <w:p w14:paraId="714B5D6F" w14:textId="77777777" w:rsidR="00402E3B" w:rsidRPr="00402E3B" w:rsidRDefault="00402E3B">
            <w:pPr>
              <w:spacing w:after="0" w:line="276" w:lineRule="auto"/>
              <w:ind w:left="720"/>
              <w:jc w:val="both"/>
              <w:rPr>
                <w:rFonts w:ascii="Arial" w:eastAsia="Arial" w:hAnsi="Arial" w:cs="Arial"/>
                <w:sz w:val="24"/>
                <w:szCs w:val="24"/>
              </w:rPr>
              <w:pPrChange w:id="110" w:author="Juan Pablo Guinart F." w:date="2026-01-16T21:37:00Z" w16du:dateUtc="2026-01-17T00:37:00Z">
                <w:pPr>
                  <w:numPr>
                    <w:numId w:val="7"/>
                  </w:numPr>
                  <w:tabs>
                    <w:tab w:val="num" w:pos="720"/>
                  </w:tabs>
                  <w:spacing w:after="0" w:line="276" w:lineRule="auto"/>
                  <w:ind w:left="720" w:hanging="360"/>
                  <w:jc w:val="both"/>
                </w:pPr>
              </w:pPrChange>
            </w:pPr>
          </w:p>
          <w:p w14:paraId="6E3DAD39" w14:textId="77777777" w:rsidR="00402E3B" w:rsidRPr="00402E3B" w:rsidRDefault="00402E3B" w:rsidP="00402E3B">
            <w:pPr>
              <w:numPr>
                <w:ilvl w:val="0"/>
                <w:numId w:val="7"/>
              </w:numPr>
              <w:spacing w:after="0" w:line="276" w:lineRule="auto"/>
              <w:jc w:val="both"/>
              <w:rPr>
                <w:rFonts w:ascii="Arial" w:eastAsia="Arial" w:hAnsi="Arial" w:cs="Arial"/>
                <w:sz w:val="24"/>
                <w:szCs w:val="24"/>
              </w:rPr>
            </w:pPr>
            <w:r w:rsidRPr="00402E3B">
              <w:rPr>
                <w:rFonts w:ascii="Arial" w:eastAsia="Arial" w:hAnsi="Arial" w:cs="Arial"/>
                <w:b/>
                <w:bCs/>
                <w:sz w:val="24"/>
                <w:szCs w:val="24"/>
              </w:rPr>
              <w:t xml:space="preserve">Superación de Niveles </w:t>
            </w:r>
            <w:proofErr w:type="spellStart"/>
            <w:r w:rsidRPr="00402E3B">
              <w:rPr>
                <w:rFonts w:ascii="Arial" w:eastAsia="Arial" w:hAnsi="Arial" w:cs="Arial"/>
                <w:b/>
                <w:bCs/>
                <w:sz w:val="24"/>
                <w:szCs w:val="24"/>
              </w:rPr>
              <w:t>Pre-pandemia</w:t>
            </w:r>
            <w:proofErr w:type="spellEnd"/>
            <w:r w:rsidRPr="00402E3B">
              <w:rPr>
                <w:rFonts w:ascii="Arial" w:eastAsia="Arial" w:hAnsi="Arial" w:cs="Arial"/>
                <w:b/>
                <w:bCs/>
                <w:sz w:val="24"/>
                <w:szCs w:val="24"/>
              </w:rPr>
              <w:t>:</w:t>
            </w:r>
            <w:r w:rsidRPr="00402E3B">
              <w:rPr>
                <w:rFonts w:ascii="Arial" w:eastAsia="Arial" w:hAnsi="Arial" w:cs="Arial"/>
                <w:sz w:val="24"/>
                <w:szCs w:val="24"/>
              </w:rPr>
              <w:t xml:space="preserve"> Por primera vez, en 2024 se superaron los niveles de 2019 en un </w:t>
            </w:r>
            <w:r w:rsidRPr="00402E3B">
              <w:rPr>
                <w:rFonts w:ascii="Arial" w:eastAsia="Arial" w:hAnsi="Arial" w:cs="Arial"/>
                <w:b/>
                <w:bCs/>
                <w:sz w:val="24"/>
                <w:szCs w:val="24"/>
              </w:rPr>
              <w:t>16%</w:t>
            </w:r>
            <w:r w:rsidRPr="00402E3B">
              <w:rPr>
                <w:rFonts w:ascii="Arial" w:eastAsia="Arial" w:hAnsi="Arial" w:cs="Arial"/>
                <w:sz w:val="24"/>
                <w:szCs w:val="24"/>
              </w:rPr>
              <w:t>, marcando el fin de la etapa de recuperación y el inicio de un nuevo ciclo de crecimiento.</w:t>
            </w:r>
          </w:p>
          <w:p w14:paraId="4F2B55BF" w14:textId="77777777" w:rsidR="00402E3B" w:rsidRPr="00402E3B" w:rsidRDefault="00402E3B" w:rsidP="00402E3B">
            <w:pPr>
              <w:numPr>
                <w:ilvl w:val="0"/>
                <w:numId w:val="7"/>
              </w:numPr>
              <w:spacing w:after="0" w:line="276" w:lineRule="auto"/>
              <w:jc w:val="both"/>
              <w:rPr>
                <w:rFonts w:ascii="Arial" w:eastAsia="Arial" w:hAnsi="Arial" w:cs="Arial"/>
                <w:sz w:val="24"/>
                <w:szCs w:val="24"/>
              </w:rPr>
            </w:pPr>
            <w:r w:rsidRPr="00402E3B">
              <w:rPr>
                <w:rFonts w:ascii="Arial" w:eastAsia="Arial" w:hAnsi="Arial" w:cs="Arial"/>
                <w:b/>
                <w:bCs/>
                <w:sz w:val="24"/>
                <w:szCs w:val="24"/>
              </w:rPr>
              <w:lastRenderedPageBreak/>
              <w:t>Proyección 2025:</w:t>
            </w:r>
            <w:r w:rsidRPr="00402E3B">
              <w:rPr>
                <w:rFonts w:ascii="Arial" w:eastAsia="Arial" w:hAnsi="Arial" w:cs="Arial"/>
                <w:sz w:val="24"/>
                <w:szCs w:val="24"/>
              </w:rPr>
              <w:t xml:space="preserve"> Solo entre enero y abril de 2025, la llegada de turistas extranjeros creció un </w:t>
            </w:r>
            <w:r w:rsidRPr="00402E3B">
              <w:rPr>
                <w:rFonts w:ascii="Arial" w:eastAsia="Arial" w:hAnsi="Arial" w:cs="Arial"/>
                <w:b/>
                <w:bCs/>
                <w:sz w:val="24"/>
                <w:szCs w:val="24"/>
              </w:rPr>
              <w:t>40,9%</w:t>
            </w:r>
            <w:r w:rsidRPr="00402E3B">
              <w:rPr>
                <w:rFonts w:ascii="Arial" w:eastAsia="Arial" w:hAnsi="Arial" w:cs="Arial"/>
                <w:sz w:val="24"/>
                <w:szCs w:val="24"/>
              </w:rPr>
              <w:t xml:space="preserve"> respecto al mismo periodo del año anterior.</w:t>
            </w:r>
          </w:p>
          <w:p w14:paraId="4C856BE9" w14:textId="77777777" w:rsidR="00402E3B" w:rsidRPr="00402E3B" w:rsidRDefault="00402E3B" w:rsidP="00402E3B">
            <w:pPr>
              <w:spacing w:after="0" w:line="276" w:lineRule="auto"/>
              <w:jc w:val="both"/>
              <w:rPr>
                <w:rFonts w:ascii="Arial" w:eastAsia="Arial" w:hAnsi="Arial" w:cs="Arial"/>
                <w:b/>
                <w:bCs/>
                <w:sz w:val="24"/>
                <w:szCs w:val="24"/>
              </w:rPr>
            </w:pPr>
            <w:r w:rsidRPr="00402E3B">
              <w:rPr>
                <w:rFonts w:ascii="Arial" w:eastAsia="Arial" w:hAnsi="Arial" w:cs="Arial"/>
                <w:b/>
                <w:bCs/>
                <w:sz w:val="24"/>
                <w:szCs w:val="24"/>
              </w:rPr>
              <w:t>2. Gasto y Generación de Divisas (Exportación de Servicios)</w:t>
            </w:r>
          </w:p>
          <w:p w14:paraId="35899639" w14:textId="77777777" w:rsidR="00402E3B" w:rsidRPr="00402E3B" w:rsidRDefault="00402E3B" w:rsidP="00402E3B">
            <w:pPr>
              <w:numPr>
                <w:ilvl w:val="0"/>
                <w:numId w:val="8"/>
              </w:numPr>
              <w:spacing w:after="0" w:line="276" w:lineRule="auto"/>
              <w:jc w:val="both"/>
              <w:rPr>
                <w:rFonts w:ascii="Arial" w:eastAsia="Arial" w:hAnsi="Arial" w:cs="Arial"/>
                <w:sz w:val="24"/>
                <w:szCs w:val="24"/>
              </w:rPr>
            </w:pPr>
            <w:r w:rsidRPr="00402E3B">
              <w:rPr>
                <w:rFonts w:ascii="Arial" w:eastAsia="Arial" w:hAnsi="Arial" w:cs="Arial"/>
                <w:b/>
                <w:bCs/>
                <w:sz w:val="24"/>
                <w:szCs w:val="24"/>
              </w:rPr>
              <w:t>Crecimiento del Gasto:</w:t>
            </w:r>
            <w:r w:rsidRPr="00402E3B">
              <w:rPr>
                <w:rFonts w:ascii="Arial" w:eastAsia="Arial" w:hAnsi="Arial" w:cs="Arial"/>
                <w:sz w:val="24"/>
                <w:szCs w:val="24"/>
              </w:rPr>
              <w:t xml:space="preserve"> El gasto de los visitantes extranjeros ha crecido de forma agresiva, registrando un aumento interanual del </w:t>
            </w:r>
            <w:r w:rsidRPr="00402E3B">
              <w:rPr>
                <w:rFonts w:ascii="Arial" w:eastAsia="Arial" w:hAnsi="Arial" w:cs="Arial"/>
                <w:b/>
                <w:bCs/>
                <w:sz w:val="24"/>
                <w:szCs w:val="24"/>
              </w:rPr>
              <w:t>48,1%</w:t>
            </w:r>
            <w:r w:rsidRPr="00402E3B">
              <w:rPr>
                <w:rFonts w:ascii="Arial" w:eastAsia="Arial" w:hAnsi="Arial" w:cs="Arial"/>
                <w:sz w:val="24"/>
                <w:szCs w:val="24"/>
              </w:rPr>
              <w:t xml:space="preserve"> en los primeros meses de 2025.</w:t>
            </w:r>
          </w:p>
          <w:p w14:paraId="7A54D49B" w14:textId="77777777" w:rsidR="00402E3B" w:rsidRPr="00402E3B" w:rsidRDefault="00402E3B" w:rsidP="00402E3B">
            <w:pPr>
              <w:numPr>
                <w:ilvl w:val="0"/>
                <w:numId w:val="8"/>
              </w:numPr>
              <w:spacing w:after="0" w:line="276" w:lineRule="auto"/>
              <w:jc w:val="both"/>
              <w:rPr>
                <w:rFonts w:ascii="Arial" w:eastAsia="Arial" w:hAnsi="Arial" w:cs="Arial"/>
                <w:sz w:val="24"/>
                <w:szCs w:val="24"/>
              </w:rPr>
            </w:pPr>
            <w:r w:rsidRPr="00402E3B">
              <w:rPr>
                <w:rFonts w:ascii="Arial" w:eastAsia="Arial" w:hAnsi="Arial" w:cs="Arial"/>
                <w:b/>
                <w:bCs/>
                <w:sz w:val="24"/>
                <w:szCs w:val="24"/>
              </w:rPr>
              <w:t>Impacto en el PIB:</w:t>
            </w:r>
            <w:r w:rsidRPr="00402E3B">
              <w:rPr>
                <w:rFonts w:ascii="Arial" w:eastAsia="Arial" w:hAnsi="Arial" w:cs="Arial"/>
                <w:sz w:val="24"/>
                <w:szCs w:val="24"/>
              </w:rPr>
              <w:t xml:space="preserve"> El turismo receptivo contribuye actualmente con aproximadamente </w:t>
            </w:r>
            <w:r w:rsidRPr="00402E3B">
              <w:rPr>
                <w:rFonts w:ascii="Arial" w:eastAsia="Arial" w:hAnsi="Arial" w:cs="Arial"/>
                <w:b/>
                <w:bCs/>
                <w:sz w:val="24"/>
                <w:szCs w:val="24"/>
              </w:rPr>
              <w:t>0,3 a 0,4 puntos porcentuales</w:t>
            </w:r>
            <w:r w:rsidRPr="00402E3B">
              <w:rPr>
                <w:rFonts w:ascii="Arial" w:eastAsia="Arial" w:hAnsi="Arial" w:cs="Arial"/>
                <w:sz w:val="24"/>
                <w:szCs w:val="24"/>
              </w:rPr>
              <w:t xml:space="preserve"> a la evolución anual del PIB nacional.</w:t>
            </w:r>
          </w:p>
          <w:p w14:paraId="236D3E97" w14:textId="77777777" w:rsidR="00402E3B" w:rsidRPr="00402E3B" w:rsidRDefault="00402E3B" w:rsidP="00402E3B">
            <w:pPr>
              <w:numPr>
                <w:ilvl w:val="0"/>
                <w:numId w:val="8"/>
              </w:numPr>
              <w:spacing w:after="0" w:line="276" w:lineRule="auto"/>
              <w:jc w:val="both"/>
              <w:rPr>
                <w:rFonts w:ascii="Arial" w:eastAsia="Arial" w:hAnsi="Arial" w:cs="Arial"/>
                <w:sz w:val="24"/>
                <w:szCs w:val="24"/>
              </w:rPr>
            </w:pPr>
            <w:r w:rsidRPr="00402E3B">
              <w:rPr>
                <w:rFonts w:ascii="Arial" w:eastAsia="Arial" w:hAnsi="Arial" w:cs="Arial"/>
                <w:b/>
                <w:bCs/>
                <w:sz w:val="24"/>
                <w:szCs w:val="24"/>
              </w:rPr>
              <w:t>Exportación de Servicios:</w:t>
            </w:r>
            <w:r w:rsidRPr="00402E3B">
              <w:rPr>
                <w:rFonts w:ascii="Arial" w:eastAsia="Arial" w:hAnsi="Arial" w:cs="Arial"/>
                <w:sz w:val="24"/>
                <w:szCs w:val="24"/>
              </w:rPr>
              <w:t xml:space="preserve"> Los ingresos totales por exportación de turismo (incluyendo transporte) crecieron un </w:t>
            </w:r>
            <w:r w:rsidRPr="00402E3B">
              <w:rPr>
                <w:rFonts w:ascii="Arial" w:eastAsia="Arial" w:hAnsi="Arial" w:cs="Arial"/>
                <w:b/>
                <w:bCs/>
                <w:sz w:val="24"/>
                <w:szCs w:val="24"/>
              </w:rPr>
              <w:t>30,7%</w:t>
            </w:r>
            <w:r w:rsidRPr="00402E3B">
              <w:rPr>
                <w:rFonts w:ascii="Arial" w:eastAsia="Arial" w:hAnsi="Arial" w:cs="Arial"/>
                <w:sz w:val="24"/>
                <w:szCs w:val="24"/>
              </w:rPr>
              <w:t xml:space="preserve"> en doce meses, alcanzando cifras récord de más de US$ 3.600 millones.</w:t>
            </w:r>
          </w:p>
          <w:p w14:paraId="3106D922" w14:textId="77777777" w:rsidR="00402E3B" w:rsidRPr="00402E3B" w:rsidRDefault="00402E3B" w:rsidP="00402E3B">
            <w:pPr>
              <w:spacing w:after="0" w:line="276" w:lineRule="auto"/>
              <w:jc w:val="both"/>
              <w:rPr>
                <w:rFonts w:ascii="Arial" w:eastAsia="Arial" w:hAnsi="Arial" w:cs="Arial"/>
                <w:b/>
                <w:bCs/>
                <w:sz w:val="24"/>
                <w:szCs w:val="24"/>
              </w:rPr>
            </w:pPr>
            <w:r w:rsidRPr="00402E3B">
              <w:rPr>
                <w:rFonts w:ascii="Arial" w:eastAsia="Arial" w:hAnsi="Arial" w:cs="Arial"/>
                <w:b/>
                <w:bCs/>
                <w:sz w:val="24"/>
                <w:szCs w:val="24"/>
              </w:rPr>
              <w:t>3. Tasas de Ocupación y Empleo</w:t>
            </w:r>
          </w:p>
          <w:p w14:paraId="6EC4C29E" w14:textId="77777777" w:rsidR="00402E3B" w:rsidRPr="00402E3B" w:rsidRDefault="00402E3B" w:rsidP="00402E3B">
            <w:pPr>
              <w:numPr>
                <w:ilvl w:val="0"/>
                <w:numId w:val="9"/>
              </w:numPr>
              <w:spacing w:after="0" w:line="276" w:lineRule="auto"/>
              <w:jc w:val="both"/>
              <w:rPr>
                <w:rFonts w:ascii="Arial" w:eastAsia="Arial" w:hAnsi="Arial" w:cs="Arial"/>
                <w:sz w:val="24"/>
                <w:szCs w:val="24"/>
              </w:rPr>
            </w:pPr>
            <w:r w:rsidRPr="00402E3B">
              <w:rPr>
                <w:rFonts w:ascii="Arial" w:eastAsia="Arial" w:hAnsi="Arial" w:cs="Arial"/>
                <w:b/>
                <w:bCs/>
                <w:sz w:val="24"/>
                <w:szCs w:val="24"/>
              </w:rPr>
              <w:t>Ocupación en Alojamientos:</w:t>
            </w:r>
            <w:r w:rsidRPr="00402E3B">
              <w:rPr>
                <w:rFonts w:ascii="Arial" w:eastAsia="Arial" w:hAnsi="Arial" w:cs="Arial"/>
                <w:sz w:val="24"/>
                <w:szCs w:val="24"/>
              </w:rPr>
              <w:t xml:space="preserve"> Las tasas de ocupación en habitaciones han mostrado alzas sostenidas, con variaciones positivas constantes respecto a 2019, especialmente en segmentos de alto valor.</w:t>
            </w:r>
          </w:p>
          <w:p w14:paraId="0D6B1C5D" w14:textId="77777777" w:rsidR="00402E3B" w:rsidRPr="00402E3B" w:rsidRDefault="00402E3B" w:rsidP="00402E3B">
            <w:pPr>
              <w:numPr>
                <w:ilvl w:val="0"/>
                <w:numId w:val="9"/>
              </w:numPr>
              <w:spacing w:after="0" w:line="276" w:lineRule="auto"/>
              <w:jc w:val="both"/>
              <w:rPr>
                <w:rFonts w:ascii="Arial" w:eastAsia="Arial" w:hAnsi="Arial" w:cs="Arial"/>
                <w:sz w:val="24"/>
                <w:szCs w:val="24"/>
              </w:rPr>
            </w:pPr>
            <w:r w:rsidRPr="00402E3B">
              <w:rPr>
                <w:rFonts w:ascii="Arial" w:eastAsia="Arial" w:hAnsi="Arial" w:cs="Arial"/>
                <w:b/>
                <w:bCs/>
                <w:sz w:val="24"/>
                <w:szCs w:val="24"/>
              </w:rPr>
              <w:t>Fuerza Laboral:</w:t>
            </w:r>
            <w:r w:rsidRPr="00402E3B">
              <w:rPr>
                <w:rFonts w:ascii="Arial" w:eastAsia="Arial" w:hAnsi="Arial" w:cs="Arial"/>
                <w:sz w:val="24"/>
                <w:szCs w:val="24"/>
              </w:rPr>
              <w:t xml:space="preserve"> El sector ya emplea a cerca del </w:t>
            </w:r>
            <w:r w:rsidRPr="00402E3B">
              <w:rPr>
                <w:rFonts w:ascii="Arial" w:eastAsia="Arial" w:hAnsi="Arial" w:cs="Arial"/>
                <w:b/>
                <w:bCs/>
                <w:sz w:val="24"/>
                <w:szCs w:val="24"/>
              </w:rPr>
              <w:t>7,4% de los trabajadores del país</w:t>
            </w:r>
            <w:r w:rsidRPr="00402E3B">
              <w:rPr>
                <w:rFonts w:ascii="Arial" w:eastAsia="Arial" w:hAnsi="Arial" w:cs="Arial"/>
                <w:sz w:val="24"/>
                <w:szCs w:val="24"/>
              </w:rPr>
              <w:t xml:space="preserve"> (aprox. 691.000 personas), con una tasa de crecimiento en el empleo turístico del </w:t>
            </w:r>
            <w:r w:rsidRPr="00402E3B">
              <w:rPr>
                <w:rFonts w:ascii="Arial" w:eastAsia="Arial" w:hAnsi="Arial" w:cs="Arial"/>
                <w:b/>
                <w:bCs/>
                <w:sz w:val="24"/>
                <w:szCs w:val="24"/>
              </w:rPr>
              <w:t>2,9%</w:t>
            </w:r>
            <w:r w:rsidRPr="00402E3B">
              <w:rPr>
                <w:rFonts w:ascii="Arial" w:eastAsia="Arial" w:hAnsi="Arial" w:cs="Arial"/>
                <w:sz w:val="24"/>
                <w:szCs w:val="24"/>
              </w:rPr>
              <w:t xml:space="preserve"> anual.</w:t>
            </w:r>
          </w:p>
          <w:p w14:paraId="612BE417" w14:textId="295CFBD6" w:rsidR="00402E3B" w:rsidRPr="00402E3B" w:rsidRDefault="00000000" w:rsidP="00402E3B">
            <w:pPr>
              <w:spacing w:after="0" w:line="276" w:lineRule="auto"/>
              <w:jc w:val="both"/>
              <w:rPr>
                <w:rFonts w:ascii="Arial" w:eastAsia="Arial" w:hAnsi="Arial" w:cs="Arial"/>
                <w:sz w:val="24"/>
                <w:szCs w:val="24"/>
              </w:rPr>
            </w:pPr>
            <w:del w:id="111" w:author="Juan Pablo Guinart F." w:date="2026-01-16T21:34:00Z" w16du:dateUtc="2026-01-17T00:34:00Z">
              <w:r>
                <w:rPr>
                  <w:rFonts w:ascii="Arial" w:eastAsia="Arial" w:hAnsi="Arial" w:cs="Arial"/>
                  <w:sz w:val="24"/>
                  <w:szCs w:val="24"/>
                </w:rPr>
                <w:pict w14:anchorId="47DD83E5">
                  <v:rect id="_x0000_i1025" style="width:0;height:1.5pt" o:hralign="center" o:hrstd="t" o:hr="t" fillcolor="#a0a0a0" stroked="f"/>
                </w:pict>
              </w:r>
            </w:del>
          </w:p>
          <w:p w14:paraId="6BDA2B0F" w14:textId="3EFFA655" w:rsidR="00402E3B" w:rsidRPr="00402E3B" w:rsidRDefault="00402E3B" w:rsidP="00402E3B">
            <w:pPr>
              <w:spacing w:after="0" w:line="276" w:lineRule="auto"/>
              <w:jc w:val="both"/>
              <w:rPr>
                <w:rFonts w:ascii="Arial" w:eastAsia="Arial" w:hAnsi="Arial" w:cs="Arial"/>
                <w:b/>
                <w:bCs/>
                <w:sz w:val="24"/>
                <w:szCs w:val="24"/>
              </w:rPr>
            </w:pPr>
            <w:r w:rsidRPr="00402E3B">
              <w:rPr>
                <w:rFonts w:ascii="Arial" w:eastAsia="Arial" w:hAnsi="Arial" w:cs="Arial"/>
                <w:b/>
                <w:bCs/>
                <w:sz w:val="24"/>
                <w:szCs w:val="24"/>
              </w:rPr>
              <w:t xml:space="preserve">¿Cómo impacta esto a Aura </w:t>
            </w:r>
            <w:del w:id="112" w:author="Juan Pablo Guinart F." w:date="2026-06-28T23:58:00Z" w16du:dateUtc="2026-06-29T03:58:00Z">
              <w:r w:rsidRPr="00402E3B" w:rsidDel="0047046E">
                <w:rPr>
                  <w:rFonts w:ascii="Arial" w:eastAsia="Arial" w:hAnsi="Arial" w:cs="Arial"/>
                  <w:b/>
                  <w:bCs/>
                  <w:sz w:val="24"/>
                  <w:szCs w:val="24"/>
                </w:rPr>
                <w:delText xml:space="preserve">Bosque </w:delText>
              </w:r>
            </w:del>
            <w:ins w:id="113" w:author="Juan Pablo Guinart F." w:date="2026-06-28T23:58:00Z" w16du:dateUtc="2026-06-29T03:58:00Z">
              <w:r w:rsidR="0047046E">
                <w:rPr>
                  <w:rFonts w:ascii="Arial" w:eastAsia="Arial" w:hAnsi="Arial" w:cs="Arial"/>
                  <w:b/>
                  <w:bCs/>
                  <w:sz w:val="24"/>
                  <w:szCs w:val="24"/>
                </w:rPr>
                <w:t>Costello</w:t>
              </w:r>
              <w:r w:rsidR="0047046E" w:rsidRPr="00402E3B">
                <w:rPr>
                  <w:rFonts w:ascii="Arial" w:eastAsia="Arial" w:hAnsi="Arial" w:cs="Arial"/>
                  <w:b/>
                  <w:bCs/>
                  <w:sz w:val="24"/>
                  <w:szCs w:val="24"/>
                </w:rPr>
                <w:t xml:space="preserve"> </w:t>
              </w:r>
            </w:ins>
            <w:del w:id="114" w:author="Juan Pablo Guinart F." w:date="2026-01-16T21:39:00Z" w16du:dateUtc="2026-01-17T00:39:00Z">
              <w:r w:rsidRPr="00402E3B" w:rsidDel="00402E3B">
                <w:rPr>
                  <w:rFonts w:ascii="Arial" w:eastAsia="Arial" w:hAnsi="Arial" w:cs="Arial"/>
                  <w:b/>
                  <w:bCs/>
                  <w:sz w:val="24"/>
                  <w:szCs w:val="24"/>
                </w:rPr>
                <w:delText>Residence Luxe</w:delText>
              </w:r>
            </w:del>
            <w:r w:rsidRPr="00402E3B">
              <w:rPr>
                <w:rFonts w:ascii="Arial" w:eastAsia="Arial" w:hAnsi="Arial" w:cs="Arial"/>
                <w:b/>
                <w:bCs/>
                <w:sz w:val="24"/>
                <w:szCs w:val="24"/>
              </w:rPr>
              <w:t>?</w:t>
            </w:r>
          </w:p>
          <w:p w14:paraId="2BB2BD16" w14:textId="308CDD6D" w:rsidR="00402E3B" w:rsidRPr="00402E3B" w:rsidRDefault="00402E3B" w:rsidP="00402E3B">
            <w:pPr>
              <w:spacing w:after="0" w:line="276" w:lineRule="auto"/>
              <w:jc w:val="both"/>
              <w:rPr>
                <w:rFonts w:ascii="Arial" w:eastAsia="Arial" w:hAnsi="Arial" w:cs="Arial"/>
                <w:sz w:val="24"/>
                <w:szCs w:val="24"/>
              </w:rPr>
            </w:pPr>
            <w:del w:id="115" w:author="Juan Pablo Guinart F." w:date="2026-01-16T21:39:00Z" w16du:dateUtc="2026-01-17T00:39:00Z">
              <w:r w:rsidRPr="00402E3B" w:rsidDel="00402E3B">
                <w:rPr>
                  <w:rFonts w:ascii="Arial" w:eastAsia="Arial" w:hAnsi="Arial" w:cs="Arial"/>
                  <w:sz w:val="24"/>
                  <w:szCs w:val="24"/>
                </w:rPr>
                <w:delText>Como experto, e</w:delText>
              </w:r>
            </w:del>
            <w:ins w:id="116" w:author="Juan Pablo Guinart F." w:date="2026-01-16T21:39:00Z" w16du:dateUtc="2026-01-17T00:39:00Z">
              <w:r>
                <w:rPr>
                  <w:rFonts w:ascii="Arial" w:eastAsia="Arial" w:hAnsi="Arial" w:cs="Arial"/>
                  <w:sz w:val="24"/>
                  <w:szCs w:val="24"/>
                </w:rPr>
                <w:t>E</w:t>
              </w:r>
            </w:ins>
            <w:r w:rsidRPr="00402E3B">
              <w:rPr>
                <w:rFonts w:ascii="Arial" w:eastAsia="Arial" w:hAnsi="Arial" w:cs="Arial"/>
                <w:sz w:val="24"/>
                <w:szCs w:val="24"/>
              </w:rPr>
              <w:t>stas cifras validan tres puntos críticos</w:t>
            </w:r>
            <w:del w:id="117" w:author="Juan Pablo Guinart F." w:date="2026-01-16T21:39:00Z" w16du:dateUtc="2026-01-17T00:39:00Z">
              <w:r w:rsidRPr="00402E3B" w:rsidDel="00402E3B">
                <w:rPr>
                  <w:rFonts w:ascii="Arial" w:eastAsia="Arial" w:hAnsi="Arial" w:cs="Arial"/>
                  <w:sz w:val="24"/>
                  <w:szCs w:val="24"/>
                </w:rPr>
                <w:delText xml:space="preserve"> para tu inversionista</w:delText>
              </w:r>
            </w:del>
            <w:r w:rsidRPr="00402E3B">
              <w:rPr>
                <w:rFonts w:ascii="Arial" w:eastAsia="Arial" w:hAnsi="Arial" w:cs="Arial"/>
                <w:sz w:val="24"/>
                <w:szCs w:val="24"/>
              </w:rPr>
              <w:t>:</w:t>
            </w:r>
          </w:p>
          <w:p w14:paraId="030CB85B" w14:textId="77777777" w:rsidR="00402E3B" w:rsidRPr="00402E3B" w:rsidRDefault="00402E3B" w:rsidP="00402E3B">
            <w:pPr>
              <w:numPr>
                <w:ilvl w:val="0"/>
                <w:numId w:val="10"/>
              </w:numPr>
              <w:spacing w:after="0" w:line="276" w:lineRule="auto"/>
              <w:jc w:val="both"/>
              <w:rPr>
                <w:rFonts w:ascii="Arial" w:eastAsia="Arial" w:hAnsi="Arial" w:cs="Arial"/>
                <w:sz w:val="24"/>
                <w:szCs w:val="24"/>
              </w:rPr>
            </w:pPr>
            <w:r w:rsidRPr="00402E3B">
              <w:rPr>
                <w:rFonts w:ascii="Arial" w:eastAsia="Arial" w:hAnsi="Arial" w:cs="Arial"/>
                <w:b/>
                <w:bCs/>
                <w:sz w:val="24"/>
                <w:szCs w:val="24"/>
              </w:rPr>
              <w:t>Timing Perfecto:</w:t>
            </w:r>
            <w:r w:rsidRPr="00402E3B">
              <w:rPr>
                <w:rFonts w:ascii="Arial" w:eastAsia="Arial" w:hAnsi="Arial" w:cs="Arial"/>
                <w:sz w:val="24"/>
                <w:szCs w:val="24"/>
              </w:rPr>
              <w:t xml:space="preserve"> Estás entrando al mercado justo cuando la industria ha superado su techo anterior (2019) y está en fase de aceleración.</w:t>
            </w:r>
          </w:p>
          <w:p w14:paraId="1A0939DA" w14:textId="0BAAD9D9" w:rsidR="00402E3B" w:rsidRPr="00402E3B" w:rsidRDefault="00402E3B" w:rsidP="00402E3B">
            <w:pPr>
              <w:numPr>
                <w:ilvl w:val="0"/>
                <w:numId w:val="10"/>
              </w:numPr>
              <w:spacing w:after="0" w:line="276" w:lineRule="auto"/>
              <w:jc w:val="both"/>
              <w:rPr>
                <w:rFonts w:ascii="Arial" w:eastAsia="Arial" w:hAnsi="Arial" w:cs="Arial"/>
                <w:sz w:val="24"/>
                <w:szCs w:val="24"/>
              </w:rPr>
            </w:pPr>
            <w:r w:rsidRPr="00402E3B">
              <w:rPr>
                <w:rFonts w:ascii="Arial" w:eastAsia="Arial" w:hAnsi="Arial" w:cs="Arial"/>
                <w:b/>
                <w:bCs/>
                <w:sz w:val="24"/>
                <w:szCs w:val="24"/>
              </w:rPr>
              <w:t>Aumento del Gasto:</w:t>
            </w:r>
            <w:r w:rsidRPr="00402E3B">
              <w:rPr>
                <w:rFonts w:ascii="Arial" w:eastAsia="Arial" w:hAnsi="Arial" w:cs="Arial"/>
                <w:sz w:val="24"/>
                <w:szCs w:val="24"/>
              </w:rPr>
              <w:t xml:space="preserve"> El hecho de que el gasto crezca más rápido que el número de turistas (48% gasto vs 40% llegadas) indica que el viajero está dispuesto a pagar más por experiencias de calidad, lo que favorece </w:t>
            </w:r>
            <w:del w:id="118" w:author="Juan Pablo Guinart F." w:date="2026-01-16T21:40:00Z" w16du:dateUtc="2026-01-17T00:40:00Z">
              <w:r w:rsidRPr="00402E3B" w:rsidDel="00402E3B">
                <w:rPr>
                  <w:rFonts w:ascii="Arial" w:eastAsia="Arial" w:hAnsi="Arial" w:cs="Arial"/>
                  <w:sz w:val="24"/>
                  <w:szCs w:val="24"/>
                </w:rPr>
                <w:delText>tu</w:delText>
              </w:r>
            </w:del>
            <w:ins w:id="119" w:author="Juan Pablo Guinart F." w:date="2026-01-16T21:40:00Z" w16du:dateUtc="2026-01-17T00:40:00Z">
              <w:r>
                <w:rPr>
                  <w:rFonts w:ascii="Arial" w:eastAsia="Arial" w:hAnsi="Arial" w:cs="Arial"/>
                  <w:sz w:val="24"/>
                  <w:szCs w:val="24"/>
                </w:rPr>
                <w:t>el</w:t>
              </w:r>
            </w:ins>
            <w:r w:rsidRPr="00402E3B">
              <w:rPr>
                <w:rFonts w:ascii="Arial" w:eastAsia="Arial" w:hAnsi="Arial" w:cs="Arial"/>
                <w:sz w:val="24"/>
                <w:szCs w:val="24"/>
              </w:rPr>
              <w:t xml:space="preserve"> modelo de </w:t>
            </w:r>
            <w:r w:rsidRPr="00402E3B">
              <w:rPr>
                <w:rFonts w:ascii="Arial" w:eastAsia="Arial" w:hAnsi="Arial" w:cs="Arial"/>
                <w:b/>
                <w:bCs/>
                <w:sz w:val="24"/>
                <w:szCs w:val="24"/>
              </w:rPr>
              <w:t xml:space="preserve">Luxe </w:t>
            </w:r>
            <w:proofErr w:type="spellStart"/>
            <w:r w:rsidRPr="00402E3B">
              <w:rPr>
                <w:rFonts w:ascii="Arial" w:eastAsia="Arial" w:hAnsi="Arial" w:cs="Arial"/>
                <w:b/>
                <w:bCs/>
                <w:sz w:val="24"/>
                <w:szCs w:val="24"/>
              </w:rPr>
              <w:t>Glamping</w:t>
            </w:r>
            <w:proofErr w:type="spellEnd"/>
            <w:r w:rsidRPr="00402E3B">
              <w:rPr>
                <w:rFonts w:ascii="Arial" w:eastAsia="Arial" w:hAnsi="Arial" w:cs="Arial"/>
                <w:sz w:val="24"/>
                <w:szCs w:val="24"/>
              </w:rPr>
              <w:t>.</w:t>
            </w:r>
          </w:p>
          <w:p w14:paraId="6EFD1BEA" w14:textId="77777777" w:rsidR="00402E3B" w:rsidRPr="00402E3B" w:rsidRDefault="00402E3B" w:rsidP="00402E3B">
            <w:pPr>
              <w:numPr>
                <w:ilvl w:val="0"/>
                <w:numId w:val="10"/>
              </w:numPr>
              <w:spacing w:after="0" w:line="276" w:lineRule="auto"/>
              <w:jc w:val="both"/>
              <w:rPr>
                <w:rFonts w:ascii="Arial" w:eastAsia="Arial" w:hAnsi="Arial" w:cs="Arial"/>
                <w:sz w:val="24"/>
                <w:szCs w:val="24"/>
              </w:rPr>
            </w:pPr>
            <w:r w:rsidRPr="00402E3B">
              <w:rPr>
                <w:rFonts w:ascii="Arial" w:eastAsia="Arial" w:hAnsi="Arial" w:cs="Arial"/>
                <w:b/>
                <w:bCs/>
                <w:sz w:val="24"/>
                <w:szCs w:val="24"/>
              </w:rPr>
              <w:t>Resiliencia Regional:</w:t>
            </w:r>
            <w:r w:rsidRPr="00402E3B">
              <w:rPr>
                <w:rFonts w:ascii="Arial" w:eastAsia="Arial" w:hAnsi="Arial" w:cs="Arial"/>
                <w:sz w:val="24"/>
                <w:szCs w:val="24"/>
              </w:rPr>
              <w:t xml:space="preserve"> La RM y las zonas de naturaleza son las que están capturando este crecimiento, mitigando el riesgo de baja demanda.</w:t>
            </w:r>
          </w:p>
          <w:p w14:paraId="7218325A" w14:textId="77777777" w:rsidR="00402E3B" w:rsidRPr="001A7203" w:rsidRDefault="00402E3B">
            <w:pPr>
              <w:spacing w:after="0" w:line="276" w:lineRule="auto"/>
              <w:jc w:val="both"/>
              <w:rPr>
                <w:rFonts w:ascii="Arial" w:eastAsia="Arial" w:hAnsi="Arial" w:cs="Arial"/>
                <w:sz w:val="24"/>
                <w:szCs w:val="24"/>
                <w:rPrChange w:id="120" w:author="Juan Pablo Guinart F." w:date="2026-01-16T20:57:00Z" w16du:dateUtc="2026-01-16T23:57:00Z">
                  <w:rPr>
                    <w:rFonts w:ascii="Verdana" w:eastAsia="Verdana" w:hAnsi="Verdana" w:cs="Verdana"/>
                    <w:sz w:val="20"/>
                    <w:szCs w:val="20"/>
                  </w:rPr>
                </w:rPrChange>
              </w:rPr>
            </w:pPr>
          </w:p>
          <w:p w14:paraId="28629AE5" w14:textId="77777777" w:rsidR="0075069A" w:rsidRPr="001A7203" w:rsidRDefault="0075069A">
            <w:pPr>
              <w:spacing w:after="0" w:line="276" w:lineRule="auto"/>
              <w:jc w:val="both"/>
              <w:rPr>
                <w:rFonts w:ascii="Arial" w:eastAsia="Arial" w:hAnsi="Arial" w:cs="Arial"/>
                <w:sz w:val="24"/>
                <w:szCs w:val="24"/>
                <w:rPrChange w:id="121" w:author="Juan Pablo Guinart F." w:date="2026-01-16T20:57:00Z" w16du:dateUtc="2026-01-16T23:57:00Z">
                  <w:rPr>
                    <w:rFonts w:ascii="Verdana" w:eastAsia="Verdana" w:hAnsi="Verdana" w:cs="Verdana"/>
                    <w:sz w:val="20"/>
                    <w:szCs w:val="20"/>
                  </w:rPr>
                </w:rPrChange>
              </w:rPr>
            </w:pPr>
          </w:p>
          <w:p w14:paraId="69DD1875" w14:textId="77777777" w:rsidR="0075069A" w:rsidRPr="001A7203" w:rsidRDefault="0075069A">
            <w:pPr>
              <w:spacing w:after="0" w:line="276" w:lineRule="auto"/>
              <w:jc w:val="both"/>
              <w:rPr>
                <w:rFonts w:ascii="Arial" w:eastAsia="Arial" w:hAnsi="Arial" w:cs="Arial"/>
                <w:sz w:val="24"/>
                <w:szCs w:val="24"/>
                <w:rPrChange w:id="122"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123" w:author="Juan Pablo Guinart F." w:date="2026-01-16T20:57:00Z" w16du:dateUtc="2026-01-16T23:57:00Z">
                  <w:rPr/>
                </w:rPrChange>
              </w:rPr>
              <w:lastRenderedPageBreak/>
              <w:fldChar w:fldCharType="begin"/>
            </w:r>
            <w:r w:rsidRPr="001A7203">
              <w:rPr>
                <w:rFonts w:ascii="Arial" w:eastAsia="Arial" w:hAnsi="Arial" w:cs="Arial"/>
                <w:sz w:val="24"/>
                <w:szCs w:val="24"/>
                <w:rPrChange w:id="124" w:author="Juan Pablo Guinart F." w:date="2026-01-16T20:57:00Z" w16du:dateUtc="2026-01-16T23:57:00Z">
                  <w:rPr/>
                </w:rPrChange>
              </w:rPr>
              <w:instrText>HYPERLINK "https://www.scielo.cl/scielo.php?script=sci_arttext&amp;pid=S0718-235X2021000100034" \l ":~:text=El%20turismo%20en%20Chile%20representa,econom%C3%ADa%20en%20los%20%C3%BAltimos%20a%C3%B1os" \h</w:instrText>
            </w:r>
            <w:r w:rsidRPr="005636E4">
              <w:rPr>
                <w:rFonts w:ascii="Arial" w:eastAsia="Arial" w:hAnsi="Arial" w:cs="Arial"/>
                <w:sz w:val="24"/>
                <w:szCs w:val="24"/>
              </w:rPr>
            </w:r>
            <w:r w:rsidRPr="001A7203">
              <w:rPr>
                <w:rFonts w:ascii="Arial" w:eastAsia="Arial" w:hAnsi="Arial" w:cs="Arial"/>
                <w:sz w:val="24"/>
                <w:szCs w:val="24"/>
                <w:rPrChange w:id="125" w:author="Juan Pablo Guinart F." w:date="2026-01-16T20:57:00Z" w16du:dateUtc="2026-01-16T23:57:00Z">
                  <w:rPr/>
                </w:rPrChange>
              </w:rPr>
              <w:fldChar w:fldCharType="separate"/>
            </w:r>
            <w:r w:rsidRPr="001A7203">
              <w:rPr>
                <w:rFonts w:ascii="Arial" w:eastAsia="Arial" w:hAnsi="Arial" w:cs="Arial"/>
                <w:sz w:val="24"/>
                <w:szCs w:val="24"/>
                <w:rPrChange w:id="126" w:author="Juan Pablo Guinart F." w:date="2026-01-16T20:57:00Z" w16du:dateUtc="2026-01-16T23:57:00Z">
                  <w:rPr>
                    <w:rFonts w:ascii="Verdana" w:eastAsia="Verdana" w:hAnsi="Verdana" w:cs="Verdana"/>
                    <w:color w:val="1155CC"/>
                    <w:sz w:val="20"/>
                    <w:szCs w:val="20"/>
                    <w:u w:val="single"/>
                  </w:rPr>
                </w:rPrChange>
              </w:rPr>
              <w:t>https://www.scielo.cl/scielo.php?script=sci_arttext&amp;pid=S0718-235X2021000100034#:~:text=El%20turismo%20en%20Chile%20representa,econom%C3%ADa%20en%20los%20%C3%BAltimos%20a%C3%B1os</w:t>
            </w:r>
            <w:r w:rsidRPr="001A7203">
              <w:rPr>
                <w:rFonts w:ascii="Arial" w:eastAsia="Arial" w:hAnsi="Arial" w:cs="Arial"/>
                <w:sz w:val="24"/>
                <w:szCs w:val="24"/>
                <w:rPrChange w:id="127" w:author="Juan Pablo Guinart F." w:date="2026-01-16T20:57:00Z" w16du:dateUtc="2026-01-16T23:57:00Z">
                  <w:rPr/>
                </w:rPrChange>
              </w:rPr>
              <w:fldChar w:fldCharType="end"/>
            </w:r>
            <w:r w:rsidRPr="001A7203">
              <w:rPr>
                <w:rFonts w:ascii="Arial" w:eastAsia="Arial" w:hAnsi="Arial" w:cs="Arial"/>
                <w:sz w:val="24"/>
                <w:szCs w:val="24"/>
                <w:rPrChange w:id="128" w:author="Juan Pablo Guinart F." w:date="2026-01-16T20:57:00Z" w16du:dateUtc="2026-01-16T23:57:00Z">
                  <w:rPr>
                    <w:rFonts w:ascii="Verdana" w:eastAsia="Verdana" w:hAnsi="Verdana" w:cs="Verdana"/>
                    <w:sz w:val="20"/>
                    <w:szCs w:val="20"/>
                  </w:rPr>
                </w:rPrChange>
              </w:rPr>
              <w:t>.</w:t>
            </w:r>
          </w:p>
          <w:p w14:paraId="62003577" w14:textId="77777777" w:rsidR="0075069A" w:rsidRPr="001A7203" w:rsidRDefault="0075069A">
            <w:pPr>
              <w:spacing w:after="0" w:line="276" w:lineRule="auto"/>
              <w:jc w:val="both"/>
              <w:rPr>
                <w:rFonts w:ascii="Arial" w:eastAsia="Arial" w:hAnsi="Arial" w:cs="Arial"/>
                <w:sz w:val="24"/>
                <w:szCs w:val="24"/>
                <w:rPrChange w:id="129"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130" w:author="Juan Pablo Guinart F." w:date="2026-01-16T20:57:00Z" w16du:dateUtc="2026-01-16T23:57:00Z">
                  <w:rPr/>
                </w:rPrChange>
              </w:rPr>
              <w:fldChar w:fldCharType="begin"/>
            </w:r>
            <w:r w:rsidRPr="001A7203">
              <w:rPr>
                <w:rFonts w:ascii="Arial" w:eastAsia="Arial" w:hAnsi="Arial" w:cs="Arial"/>
                <w:sz w:val="24"/>
                <w:szCs w:val="24"/>
                <w:rPrChange w:id="131" w:author="Juan Pablo Guinart F." w:date="2026-01-16T20:57:00Z" w16du:dateUtc="2026-01-16T23:57:00Z">
                  <w:rPr/>
                </w:rPrChange>
              </w:rPr>
              <w:instrText>HYPERLINK "https://www.montagehotels.com/loscabos/es/accommodations/rooms/" \h</w:instrText>
            </w:r>
            <w:r w:rsidRPr="005636E4">
              <w:rPr>
                <w:rFonts w:ascii="Arial" w:eastAsia="Arial" w:hAnsi="Arial" w:cs="Arial"/>
                <w:sz w:val="24"/>
                <w:szCs w:val="24"/>
              </w:rPr>
            </w:r>
            <w:r w:rsidRPr="001A7203">
              <w:rPr>
                <w:rFonts w:ascii="Arial" w:eastAsia="Arial" w:hAnsi="Arial" w:cs="Arial"/>
                <w:sz w:val="24"/>
                <w:szCs w:val="24"/>
                <w:rPrChange w:id="132" w:author="Juan Pablo Guinart F." w:date="2026-01-16T20:57:00Z" w16du:dateUtc="2026-01-16T23:57:00Z">
                  <w:rPr/>
                </w:rPrChange>
              </w:rPr>
              <w:fldChar w:fldCharType="separate"/>
            </w:r>
            <w:r w:rsidRPr="001A7203">
              <w:rPr>
                <w:rFonts w:ascii="Arial" w:eastAsia="Arial" w:hAnsi="Arial" w:cs="Arial"/>
                <w:sz w:val="24"/>
                <w:szCs w:val="24"/>
                <w:rPrChange w:id="133" w:author="Juan Pablo Guinart F." w:date="2026-01-16T20:57:00Z" w16du:dateUtc="2026-01-16T23:57:00Z">
                  <w:rPr>
                    <w:rFonts w:ascii="Verdana" w:eastAsia="Verdana" w:hAnsi="Verdana" w:cs="Verdana"/>
                    <w:color w:val="1155CC"/>
                    <w:sz w:val="20"/>
                    <w:szCs w:val="20"/>
                    <w:u w:val="single"/>
                  </w:rPr>
                </w:rPrChange>
              </w:rPr>
              <w:t>https://www.montagehotels.com/loscabos/es/accommodations/rooms/</w:t>
            </w:r>
            <w:r w:rsidRPr="001A7203">
              <w:rPr>
                <w:rFonts w:ascii="Arial" w:eastAsia="Arial" w:hAnsi="Arial" w:cs="Arial"/>
                <w:sz w:val="24"/>
                <w:szCs w:val="24"/>
                <w:rPrChange w:id="134" w:author="Juan Pablo Guinart F." w:date="2026-01-16T20:57:00Z" w16du:dateUtc="2026-01-16T23:57:00Z">
                  <w:rPr/>
                </w:rPrChange>
              </w:rPr>
              <w:fldChar w:fldCharType="end"/>
            </w:r>
          </w:p>
          <w:p w14:paraId="3D1004D3" w14:textId="77777777" w:rsidR="0075069A" w:rsidRPr="001A7203" w:rsidRDefault="0075069A">
            <w:pPr>
              <w:spacing w:after="0" w:line="276" w:lineRule="auto"/>
              <w:jc w:val="both"/>
              <w:rPr>
                <w:rFonts w:ascii="Arial" w:eastAsia="Arial" w:hAnsi="Arial" w:cs="Arial"/>
                <w:sz w:val="24"/>
                <w:szCs w:val="24"/>
                <w:rPrChange w:id="135" w:author="Juan Pablo Guinart F." w:date="2026-01-16T20:57:00Z" w16du:dateUtc="2026-01-16T23:57:00Z">
                  <w:rPr>
                    <w:rFonts w:ascii="Verdana" w:eastAsia="Verdana" w:hAnsi="Verdana" w:cs="Verdana"/>
                    <w:sz w:val="20"/>
                    <w:szCs w:val="20"/>
                  </w:rPr>
                </w:rPrChange>
              </w:rPr>
            </w:pPr>
          </w:p>
          <w:p w14:paraId="2A95F064" w14:textId="77777777" w:rsidR="0075069A" w:rsidRPr="001A7203" w:rsidRDefault="0075069A">
            <w:pPr>
              <w:spacing w:after="0" w:line="276" w:lineRule="auto"/>
              <w:jc w:val="both"/>
              <w:rPr>
                <w:rFonts w:ascii="Arial" w:eastAsia="Arial" w:hAnsi="Arial" w:cs="Arial"/>
                <w:sz w:val="24"/>
                <w:szCs w:val="24"/>
                <w:rPrChange w:id="136"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137" w:author="Juan Pablo Guinart F." w:date="2026-01-16T20:57:00Z" w16du:dateUtc="2026-01-16T23:57:00Z">
                  <w:rPr/>
                </w:rPrChange>
              </w:rPr>
              <w:fldChar w:fldCharType="begin"/>
            </w:r>
            <w:r w:rsidRPr="001A7203">
              <w:rPr>
                <w:rFonts w:ascii="Arial" w:eastAsia="Arial" w:hAnsi="Arial" w:cs="Arial"/>
                <w:sz w:val="24"/>
                <w:szCs w:val="24"/>
                <w:rPrChange w:id="138" w:author="Juan Pablo Guinart F." w:date="2026-01-16T20:57:00Z" w16du:dateUtc="2026-01-16T23:57:00Z">
                  <w:rPr/>
                </w:rPrChange>
              </w:rPr>
              <w:instrText>HYPERLINK "https://www.economia.gob.cl/wp-content/uploads/2014/06/Bolet%C3%ADn-Empresas-en-Chile-por-Tama%C3%B1o-y-Sector-2005-2012.pdf" \h</w:instrText>
            </w:r>
            <w:r w:rsidRPr="005636E4">
              <w:rPr>
                <w:rFonts w:ascii="Arial" w:eastAsia="Arial" w:hAnsi="Arial" w:cs="Arial"/>
                <w:sz w:val="24"/>
                <w:szCs w:val="24"/>
              </w:rPr>
            </w:r>
            <w:r w:rsidRPr="001A7203">
              <w:rPr>
                <w:rFonts w:ascii="Arial" w:eastAsia="Arial" w:hAnsi="Arial" w:cs="Arial"/>
                <w:sz w:val="24"/>
                <w:szCs w:val="24"/>
                <w:rPrChange w:id="139" w:author="Juan Pablo Guinart F." w:date="2026-01-16T20:57:00Z" w16du:dateUtc="2026-01-16T23:57:00Z">
                  <w:rPr/>
                </w:rPrChange>
              </w:rPr>
              <w:fldChar w:fldCharType="separate"/>
            </w:r>
            <w:r w:rsidRPr="001A7203">
              <w:rPr>
                <w:rFonts w:ascii="Arial" w:eastAsia="Arial" w:hAnsi="Arial" w:cs="Arial"/>
                <w:sz w:val="24"/>
                <w:szCs w:val="24"/>
                <w:rPrChange w:id="140" w:author="Juan Pablo Guinart F." w:date="2026-01-16T20:57:00Z" w16du:dateUtc="2026-01-16T23:57:00Z">
                  <w:rPr>
                    <w:rFonts w:ascii="Verdana" w:eastAsia="Verdana" w:hAnsi="Verdana" w:cs="Verdana"/>
                    <w:color w:val="1155CC"/>
                    <w:sz w:val="20"/>
                    <w:szCs w:val="20"/>
                    <w:u w:val="single"/>
                  </w:rPr>
                </w:rPrChange>
              </w:rPr>
              <w:t>https://www.economia.gob.cl/wp-content/uploads/2014/06/Bolet%C3%ADn-Empresas-en-Chile-por-Tama%C3%B1o-y-Sector-2005-2012.pdf</w:t>
            </w:r>
            <w:r w:rsidRPr="001A7203">
              <w:rPr>
                <w:rFonts w:ascii="Arial" w:eastAsia="Arial" w:hAnsi="Arial" w:cs="Arial"/>
                <w:sz w:val="24"/>
                <w:szCs w:val="24"/>
                <w:rPrChange w:id="141" w:author="Juan Pablo Guinart F." w:date="2026-01-16T20:57:00Z" w16du:dateUtc="2026-01-16T23:57:00Z">
                  <w:rPr/>
                </w:rPrChange>
              </w:rPr>
              <w:fldChar w:fldCharType="end"/>
            </w:r>
          </w:p>
          <w:p w14:paraId="5533E8B8" w14:textId="77777777" w:rsidR="0075069A" w:rsidRPr="001A7203" w:rsidRDefault="0075069A">
            <w:pPr>
              <w:spacing w:after="0" w:line="276" w:lineRule="auto"/>
              <w:jc w:val="both"/>
              <w:rPr>
                <w:rFonts w:ascii="Arial" w:eastAsia="Arial" w:hAnsi="Arial" w:cs="Arial"/>
                <w:sz w:val="24"/>
                <w:szCs w:val="24"/>
                <w:rPrChange w:id="142" w:author="Juan Pablo Guinart F." w:date="2026-01-16T20:57:00Z" w16du:dateUtc="2026-01-16T23:57:00Z">
                  <w:rPr>
                    <w:rFonts w:ascii="Verdana" w:eastAsia="Verdana" w:hAnsi="Verdana" w:cs="Verdana"/>
                    <w:sz w:val="20"/>
                    <w:szCs w:val="20"/>
                  </w:rPr>
                </w:rPrChange>
              </w:rPr>
            </w:pPr>
          </w:p>
          <w:p w14:paraId="4373C41E" w14:textId="77777777" w:rsidR="0075069A" w:rsidRPr="001A7203" w:rsidRDefault="00000000">
            <w:pPr>
              <w:spacing w:after="0" w:line="276" w:lineRule="auto"/>
              <w:jc w:val="both"/>
              <w:rPr>
                <w:rFonts w:ascii="Arial" w:eastAsia="Arial" w:hAnsi="Arial" w:cs="Arial"/>
                <w:sz w:val="24"/>
                <w:szCs w:val="24"/>
                <w:rPrChange w:id="143" w:author="Juan Pablo Guinart F." w:date="2026-01-16T20:57:00Z" w16du:dateUtc="2026-01-16T23:57:00Z">
                  <w:rPr>
                    <w:rFonts w:ascii="Verdana" w:eastAsia="Verdana" w:hAnsi="Verdana" w:cs="Verdana"/>
                    <w:sz w:val="20"/>
                    <w:szCs w:val="20"/>
                  </w:rPr>
                </w:rPrChange>
              </w:rPr>
            </w:pPr>
            <w:r w:rsidRPr="001A7203">
              <w:rPr>
                <w:rFonts w:ascii="Arial" w:eastAsia="Arial" w:hAnsi="Arial" w:cs="Arial"/>
                <w:sz w:val="24"/>
                <w:szCs w:val="24"/>
                <w:rPrChange w:id="144" w:author="Juan Pablo Guinart F." w:date="2026-01-16T20:57:00Z" w16du:dateUtc="2026-01-16T23:57:00Z">
                  <w:rPr>
                    <w:rFonts w:ascii="Verdana" w:eastAsia="Verdana" w:hAnsi="Verdana" w:cs="Verdana"/>
                    <w:sz w:val="20"/>
                    <w:szCs w:val="20"/>
                  </w:rPr>
                </w:rPrChange>
              </w:rPr>
              <w:t xml:space="preserve"> http://www.subturismo.gob.cl/documentos/estadisticas/</w:t>
            </w:r>
          </w:p>
          <w:p w14:paraId="4B37949B" w14:textId="77777777" w:rsidR="0075069A" w:rsidRPr="001A7203" w:rsidRDefault="0075069A">
            <w:pPr>
              <w:spacing w:after="0" w:line="276" w:lineRule="auto"/>
              <w:jc w:val="both"/>
              <w:rPr>
                <w:rFonts w:ascii="Arial" w:eastAsia="Arial" w:hAnsi="Arial" w:cs="Arial"/>
                <w:sz w:val="24"/>
                <w:szCs w:val="24"/>
                <w:rPrChange w:id="145" w:author="Juan Pablo Guinart F." w:date="2026-01-16T20:57:00Z" w16du:dateUtc="2026-01-16T23:57:00Z">
                  <w:rPr>
                    <w:rFonts w:ascii="Verdana" w:eastAsia="Verdana" w:hAnsi="Verdana" w:cs="Verdana"/>
                    <w:sz w:val="20"/>
                    <w:szCs w:val="20"/>
                  </w:rPr>
                </w:rPrChange>
              </w:rPr>
            </w:pPr>
          </w:p>
          <w:p w14:paraId="2E4CD2C1" w14:textId="77777777" w:rsidR="0075069A" w:rsidRPr="001A7203" w:rsidRDefault="0075069A">
            <w:pPr>
              <w:spacing w:after="0" w:line="276" w:lineRule="auto"/>
              <w:jc w:val="both"/>
              <w:rPr>
                <w:rFonts w:ascii="Arial" w:eastAsia="Arial" w:hAnsi="Arial" w:cs="Arial"/>
                <w:sz w:val="24"/>
                <w:szCs w:val="24"/>
                <w:rPrChange w:id="146" w:author="Juan Pablo Guinart F." w:date="2026-01-16T20:57:00Z" w16du:dateUtc="2026-01-16T23:57:00Z">
                  <w:rPr>
                    <w:rFonts w:ascii="Verdana" w:eastAsia="Verdana" w:hAnsi="Verdana" w:cs="Verdana"/>
                    <w:sz w:val="20"/>
                    <w:szCs w:val="20"/>
                  </w:rPr>
                </w:rPrChange>
              </w:rPr>
            </w:pPr>
          </w:p>
          <w:p w14:paraId="543E04C9" w14:textId="77777777" w:rsidR="0075069A" w:rsidRDefault="00000000">
            <w:pPr>
              <w:spacing w:after="0" w:line="276" w:lineRule="auto"/>
              <w:jc w:val="both"/>
              <w:rPr>
                <w:ins w:id="147" w:author="Juan Pablo Guinart F." w:date="2026-01-17T00:23:00Z" w16du:dateUtc="2026-01-17T03:23:00Z"/>
                <w:rFonts w:ascii="Arial" w:eastAsia="Arial" w:hAnsi="Arial" w:cs="Arial"/>
                <w:sz w:val="24"/>
                <w:szCs w:val="24"/>
              </w:rPr>
            </w:pPr>
            <w:r w:rsidRPr="001A7203">
              <w:rPr>
                <w:rFonts w:ascii="Arial" w:eastAsia="Arial" w:hAnsi="Arial" w:cs="Arial"/>
                <w:sz w:val="24"/>
                <w:szCs w:val="24"/>
                <w:rPrChange w:id="148" w:author="Juan Pablo Guinart F." w:date="2026-01-16T20:57:00Z" w16du:dateUtc="2026-01-16T23:57:00Z">
                  <w:rPr>
                    <w:rFonts w:ascii="Verdana" w:eastAsia="Verdana" w:hAnsi="Verdana" w:cs="Verdana"/>
                    <w:sz w:val="20"/>
                    <w:szCs w:val="20"/>
                  </w:rPr>
                </w:rPrChange>
              </w:rPr>
              <w:t xml:space="preserve">¿Qué necesidades busca satisfacer dentro del mercado? </w:t>
            </w:r>
          </w:p>
          <w:p w14:paraId="5BF65A3A" w14:textId="77777777" w:rsidR="005529A2" w:rsidRDefault="005529A2">
            <w:pPr>
              <w:spacing w:after="0" w:line="276" w:lineRule="auto"/>
              <w:jc w:val="both"/>
              <w:rPr>
                <w:ins w:id="149" w:author="Juan Pablo Guinart F." w:date="2026-01-17T00:23:00Z" w16du:dateUtc="2026-01-17T03:23:00Z"/>
                <w:rFonts w:ascii="Arial" w:eastAsia="Arial" w:hAnsi="Arial" w:cs="Arial"/>
                <w:sz w:val="24"/>
                <w:szCs w:val="24"/>
              </w:rPr>
            </w:pPr>
          </w:p>
          <w:p w14:paraId="1C7C9400" w14:textId="5A7E9586" w:rsidR="005529A2" w:rsidRPr="005529A2" w:rsidDel="005529A2" w:rsidRDefault="005529A2" w:rsidP="005529A2">
            <w:pPr>
              <w:spacing w:after="0" w:line="276" w:lineRule="auto"/>
              <w:jc w:val="both"/>
              <w:rPr>
                <w:del w:id="150" w:author="Juan Pablo Guinart F." w:date="2026-01-17T00:24:00Z" w16du:dateUtc="2026-01-17T03:24:00Z"/>
                <w:rFonts w:ascii="Arial" w:eastAsia="Arial" w:hAnsi="Arial" w:cs="Arial"/>
                <w:b/>
                <w:bCs/>
                <w:sz w:val="24"/>
                <w:szCs w:val="24"/>
              </w:rPr>
            </w:pPr>
            <w:del w:id="151" w:author="Juan Pablo Guinart F." w:date="2026-01-17T00:24:00Z" w16du:dateUtc="2026-01-17T03:24:00Z">
              <w:r w:rsidRPr="005529A2" w:rsidDel="005529A2">
                <w:rPr>
                  <w:rFonts w:ascii="Arial" w:eastAsia="Arial" w:hAnsi="Arial" w:cs="Arial"/>
                  <w:b/>
                  <w:bCs/>
                  <w:sz w:val="24"/>
                  <w:szCs w:val="24"/>
                </w:rPr>
                <w:delText>¿Qué necesidades busca satisfacer dentro del mercado?</w:delText>
              </w:r>
            </w:del>
          </w:p>
          <w:p w14:paraId="72467C45" w14:textId="2B153239" w:rsidR="005529A2" w:rsidRDefault="005529A2" w:rsidP="005529A2">
            <w:pPr>
              <w:spacing w:after="0" w:line="276" w:lineRule="auto"/>
              <w:jc w:val="both"/>
              <w:rPr>
                <w:ins w:id="152" w:author="Juan Pablo Guinart F." w:date="2026-01-17T00:25:00Z" w16du:dateUtc="2026-01-17T03:25:00Z"/>
                <w:rFonts w:ascii="Arial" w:eastAsia="Arial" w:hAnsi="Arial" w:cs="Arial"/>
                <w:sz w:val="24"/>
                <w:szCs w:val="24"/>
              </w:rPr>
            </w:pPr>
            <w:r w:rsidRPr="005529A2">
              <w:rPr>
                <w:rFonts w:ascii="Arial" w:eastAsia="Arial" w:hAnsi="Arial" w:cs="Arial"/>
                <w:b/>
                <w:bCs/>
                <w:sz w:val="24"/>
                <w:szCs w:val="24"/>
              </w:rPr>
              <w:t xml:space="preserve">Aura </w:t>
            </w:r>
            <w:del w:id="153" w:author="Juan Pablo Guinart F." w:date="2026-06-28T23:59:00Z" w16du:dateUtc="2026-06-29T03:59:00Z">
              <w:r w:rsidRPr="005529A2" w:rsidDel="0047046E">
                <w:rPr>
                  <w:rFonts w:ascii="Arial" w:eastAsia="Arial" w:hAnsi="Arial" w:cs="Arial"/>
                  <w:b/>
                  <w:bCs/>
                  <w:sz w:val="24"/>
                  <w:szCs w:val="24"/>
                </w:rPr>
                <w:delText xml:space="preserve">Bosque </w:delText>
              </w:r>
            </w:del>
            <w:ins w:id="154" w:author="Juan Pablo Guinart F." w:date="2026-06-28T23:59:00Z" w16du:dateUtc="2026-06-29T03:59:00Z">
              <w:r w:rsidR="0047046E">
                <w:rPr>
                  <w:rFonts w:ascii="Arial" w:eastAsia="Arial" w:hAnsi="Arial" w:cs="Arial"/>
                  <w:b/>
                  <w:bCs/>
                  <w:sz w:val="24"/>
                  <w:szCs w:val="24"/>
                </w:rPr>
                <w:t>Costello</w:t>
              </w:r>
              <w:r w:rsidR="0047046E" w:rsidRPr="005529A2">
                <w:rPr>
                  <w:rFonts w:ascii="Arial" w:eastAsia="Arial" w:hAnsi="Arial" w:cs="Arial"/>
                  <w:b/>
                  <w:bCs/>
                  <w:sz w:val="24"/>
                  <w:szCs w:val="24"/>
                </w:rPr>
                <w:t xml:space="preserve"> </w:t>
              </w:r>
            </w:ins>
            <w:del w:id="155" w:author="Juan Pablo Guinart F." w:date="2026-01-17T00:25:00Z" w16du:dateUtc="2026-01-17T03:25:00Z">
              <w:r w:rsidRPr="005529A2" w:rsidDel="005529A2">
                <w:rPr>
                  <w:rFonts w:ascii="Arial" w:eastAsia="Arial" w:hAnsi="Arial" w:cs="Arial"/>
                  <w:b/>
                  <w:bCs/>
                  <w:sz w:val="24"/>
                  <w:szCs w:val="24"/>
                </w:rPr>
                <w:delText>Residence Luxe</w:delText>
              </w:r>
              <w:r w:rsidRPr="005529A2" w:rsidDel="005529A2">
                <w:rPr>
                  <w:rFonts w:ascii="Arial" w:eastAsia="Arial" w:hAnsi="Arial" w:cs="Arial"/>
                  <w:sz w:val="24"/>
                  <w:szCs w:val="24"/>
                </w:rPr>
                <w:delText xml:space="preserve"> </w:delText>
              </w:r>
            </w:del>
            <w:r w:rsidRPr="005529A2">
              <w:rPr>
                <w:rFonts w:ascii="Arial" w:eastAsia="Arial" w:hAnsi="Arial" w:cs="Arial"/>
                <w:sz w:val="24"/>
                <w:szCs w:val="24"/>
              </w:rPr>
              <w:t>se posiciona para resolver una carencia multidimensional en el mercado de hospitalidad actual, satisfaciendo las siguientes necesidades críticas:</w:t>
            </w:r>
          </w:p>
          <w:p w14:paraId="1DDF04C0" w14:textId="77777777" w:rsidR="005529A2" w:rsidRPr="005529A2" w:rsidRDefault="005529A2" w:rsidP="005529A2">
            <w:pPr>
              <w:spacing w:after="0" w:line="276" w:lineRule="auto"/>
              <w:jc w:val="both"/>
              <w:rPr>
                <w:rFonts w:ascii="Arial" w:eastAsia="Arial" w:hAnsi="Arial" w:cs="Arial"/>
                <w:sz w:val="24"/>
                <w:szCs w:val="24"/>
              </w:rPr>
            </w:pPr>
          </w:p>
          <w:p w14:paraId="151A4CB8" w14:textId="77777777" w:rsidR="005529A2" w:rsidRPr="005529A2" w:rsidRDefault="005529A2" w:rsidP="005529A2">
            <w:pPr>
              <w:spacing w:after="0" w:line="276" w:lineRule="auto"/>
              <w:jc w:val="both"/>
              <w:rPr>
                <w:rFonts w:ascii="Arial" w:eastAsia="Arial" w:hAnsi="Arial" w:cs="Arial"/>
                <w:b/>
                <w:bCs/>
                <w:sz w:val="24"/>
                <w:szCs w:val="24"/>
              </w:rPr>
            </w:pPr>
            <w:r w:rsidRPr="005529A2">
              <w:rPr>
                <w:rFonts w:ascii="Arial" w:eastAsia="Arial" w:hAnsi="Arial" w:cs="Arial"/>
                <w:b/>
                <w:bCs/>
                <w:sz w:val="24"/>
                <w:szCs w:val="24"/>
              </w:rPr>
              <w:t>1. Necesidad de "Desconexión de Calidad" (Bienestar Psicológico)</w:t>
            </w:r>
          </w:p>
          <w:p w14:paraId="2CFDE6D1" w14:textId="77777777" w:rsidR="005529A2" w:rsidRPr="005529A2" w:rsidRDefault="005529A2" w:rsidP="005529A2">
            <w:pPr>
              <w:spacing w:after="0" w:line="276" w:lineRule="auto"/>
              <w:jc w:val="both"/>
              <w:rPr>
                <w:rFonts w:ascii="Arial" w:eastAsia="Arial" w:hAnsi="Arial" w:cs="Arial"/>
                <w:sz w:val="24"/>
                <w:szCs w:val="24"/>
              </w:rPr>
            </w:pPr>
            <w:r w:rsidRPr="005529A2">
              <w:rPr>
                <w:rFonts w:ascii="Arial" w:eastAsia="Arial" w:hAnsi="Arial" w:cs="Arial"/>
                <w:sz w:val="24"/>
                <w:szCs w:val="24"/>
              </w:rPr>
              <w:t xml:space="preserve">El consumidor </w:t>
            </w:r>
            <w:proofErr w:type="spellStart"/>
            <w:proofErr w:type="gramStart"/>
            <w:r w:rsidRPr="005529A2">
              <w:rPr>
                <w:rFonts w:ascii="Arial" w:eastAsia="Arial" w:hAnsi="Arial" w:cs="Arial"/>
                <w:sz w:val="24"/>
                <w:szCs w:val="24"/>
              </w:rPr>
              <w:t>post-pandemia</w:t>
            </w:r>
            <w:proofErr w:type="spellEnd"/>
            <w:proofErr w:type="gramEnd"/>
            <w:r w:rsidRPr="005529A2">
              <w:rPr>
                <w:rFonts w:ascii="Arial" w:eastAsia="Arial" w:hAnsi="Arial" w:cs="Arial"/>
                <w:sz w:val="24"/>
                <w:szCs w:val="24"/>
              </w:rPr>
              <w:t xml:space="preserve"> sufre de fatiga digital y saturación urbana. Existe una demanda latente por espacios que faciliten el </w:t>
            </w:r>
            <w:r w:rsidRPr="005529A2">
              <w:rPr>
                <w:rFonts w:ascii="Arial" w:eastAsia="Arial" w:hAnsi="Arial" w:cs="Arial"/>
                <w:i/>
                <w:iCs/>
                <w:sz w:val="24"/>
                <w:szCs w:val="24"/>
              </w:rPr>
              <w:t>silencio</w:t>
            </w:r>
            <w:r w:rsidRPr="005529A2">
              <w:rPr>
                <w:rFonts w:ascii="Arial" w:eastAsia="Arial" w:hAnsi="Arial" w:cs="Arial"/>
                <w:sz w:val="24"/>
                <w:szCs w:val="24"/>
              </w:rPr>
              <w:t xml:space="preserve">, la </w:t>
            </w:r>
            <w:r w:rsidRPr="005529A2">
              <w:rPr>
                <w:rFonts w:ascii="Arial" w:eastAsia="Arial" w:hAnsi="Arial" w:cs="Arial"/>
                <w:i/>
                <w:iCs/>
                <w:sz w:val="24"/>
                <w:szCs w:val="24"/>
              </w:rPr>
              <w:t>privacidad</w:t>
            </w:r>
            <w:r w:rsidRPr="005529A2">
              <w:rPr>
                <w:rFonts w:ascii="Arial" w:eastAsia="Arial" w:hAnsi="Arial" w:cs="Arial"/>
                <w:sz w:val="24"/>
                <w:szCs w:val="24"/>
              </w:rPr>
              <w:t xml:space="preserve"> y el </w:t>
            </w:r>
            <w:r w:rsidRPr="005529A2">
              <w:rPr>
                <w:rFonts w:ascii="Arial" w:eastAsia="Arial" w:hAnsi="Arial" w:cs="Arial"/>
                <w:i/>
                <w:iCs/>
                <w:sz w:val="24"/>
                <w:szCs w:val="24"/>
              </w:rPr>
              <w:t>mindfulness</w:t>
            </w:r>
            <w:r w:rsidRPr="005529A2">
              <w:rPr>
                <w:rFonts w:ascii="Arial" w:eastAsia="Arial" w:hAnsi="Arial" w:cs="Arial"/>
                <w:sz w:val="24"/>
                <w:szCs w:val="24"/>
              </w:rPr>
              <w:t>. Aura Bosque satisface esta necesidad ofreciendo un entorno de bosque virgen donde el huésped puede desconectarse del ruido sistémico sin renunciar a la seguridad y el confort.</w:t>
            </w:r>
          </w:p>
          <w:p w14:paraId="655D65B8" w14:textId="77777777" w:rsidR="005529A2" w:rsidRDefault="005529A2" w:rsidP="005529A2">
            <w:pPr>
              <w:spacing w:after="0" w:line="276" w:lineRule="auto"/>
              <w:jc w:val="both"/>
              <w:rPr>
                <w:ins w:id="156" w:author="Juan Pablo Guinart F." w:date="2026-01-17T00:25:00Z" w16du:dateUtc="2026-01-17T03:25:00Z"/>
                <w:rFonts w:ascii="Arial" w:eastAsia="Arial" w:hAnsi="Arial" w:cs="Arial"/>
                <w:b/>
                <w:bCs/>
                <w:sz w:val="24"/>
                <w:szCs w:val="24"/>
              </w:rPr>
            </w:pPr>
          </w:p>
          <w:p w14:paraId="238CADB4" w14:textId="2CDAEA5B" w:rsidR="005529A2" w:rsidRPr="005529A2" w:rsidRDefault="005529A2" w:rsidP="005529A2">
            <w:pPr>
              <w:spacing w:after="0" w:line="276" w:lineRule="auto"/>
              <w:jc w:val="both"/>
              <w:rPr>
                <w:rFonts w:ascii="Arial" w:eastAsia="Arial" w:hAnsi="Arial" w:cs="Arial"/>
                <w:b/>
                <w:bCs/>
                <w:sz w:val="24"/>
                <w:szCs w:val="24"/>
              </w:rPr>
            </w:pPr>
            <w:r w:rsidRPr="005529A2">
              <w:rPr>
                <w:rFonts w:ascii="Arial" w:eastAsia="Arial" w:hAnsi="Arial" w:cs="Arial"/>
                <w:b/>
                <w:bCs/>
                <w:sz w:val="24"/>
                <w:szCs w:val="24"/>
              </w:rPr>
              <w:t>2. Necesidad de "Lujo Consciente" y Sostenibilidad (Valor Ético)</w:t>
            </w:r>
          </w:p>
          <w:p w14:paraId="66F09AB2" w14:textId="77777777" w:rsidR="005529A2" w:rsidRDefault="005529A2" w:rsidP="005529A2">
            <w:pPr>
              <w:spacing w:after="0" w:line="276" w:lineRule="auto"/>
              <w:jc w:val="both"/>
              <w:rPr>
                <w:ins w:id="157" w:author="Juan Pablo Guinart F." w:date="2026-01-17T00:30:00Z" w16du:dateUtc="2026-01-17T03:30:00Z"/>
                <w:rFonts w:ascii="Arial" w:eastAsia="Arial" w:hAnsi="Arial" w:cs="Arial"/>
                <w:sz w:val="24"/>
                <w:szCs w:val="24"/>
              </w:rPr>
            </w:pPr>
            <w:r w:rsidRPr="005529A2">
              <w:rPr>
                <w:rFonts w:ascii="Arial" w:eastAsia="Arial" w:hAnsi="Arial" w:cs="Arial"/>
                <w:sz w:val="24"/>
                <w:szCs w:val="24"/>
              </w:rPr>
              <w:t xml:space="preserve">El nuevo viajero de alto patrimonio busca que su consumo sea coherente con sus valores ambientales. El mercado tradicional ofrece lujo a costa del medio ambiente o naturaleza a costa de la precariedad. Nosotros satisfacemos la necesidad de un </w:t>
            </w:r>
            <w:r w:rsidRPr="005529A2">
              <w:rPr>
                <w:rFonts w:ascii="Arial" w:eastAsia="Arial" w:hAnsi="Arial" w:cs="Arial"/>
                <w:b/>
                <w:bCs/>
                <w:sz w:val="24"/>
                <w:szCs w:val="24"/>
              </w:rPr>
              <w:t>lujo responsable</w:t>
            </w:r>
            <w:r w:rsidRPr="005529A2">
              <w:rPr>
                <w:rFonts w:ascii="Arial" w:eastAsia="Arial" w:hAnsi="Arial" w:cs="Arial"/>
                <w:sz w:val="24"/>
                <w:szCs w:val="24"/>
              </w:rPr>
              <w:t xml:space="preserve">, utilizando infraestructura bioclimática y operaciones de bajo impacto (Slow </w:t>
            </w:r>
            <w:proofErr w:type="spellStart"/>
            <w:r w:rsidRPr="005529A2">
              <w:rPr>
                <w:rFonts w:ascii="Arial" w:eastAsia="Arial" w:hAnsi="Arial" w:cs="Arial"/>
                <w:sz w:val="24"/>
                <w:szCs w:val="24"/>
              </w:rPr>
              <w:t>Tourism</w:t>
            </w:r>
            <w:proofErr w:type="spellEnd"/>
            <w:r w:rsidRPr="005529A2">
              <w:rPr>
                <w:rFonts w:ascii="Arial" w:eastAsia="Arial" w:hAnsi="Arial" w:cs="Arial"/>
                <w:sz w:val="24"/>
                <w:szCs w:val="24"/>
              </w:rPr>
              <w:t>), permitiendo al cliente disfrutar del entorno con "conciencia tranquila".</w:t>
            </w:r>
          </w:p>
          <w:p w14:paraId="3A1EDE08" w14:textId="77777777" w:rsidR="005529A2" w:rsidRPr="005529A2" w:rsidRDefault="005529A2" w:rsidP="005529A2">
            <w:pPr>
              <w:spacing w:after="0" w:line="276" w:lineRule="auto"/>
              <w:jc w:val="both"/>
              <w:rPr>
                <w:rFonts w:ascii="Arial" w:eastAsia="Arial" w:hAnsi="Arial" w:cs="Arial"/>
                <w:sz w:val="24"/>
                <w:szCs w:val="24"/>
              </w:rPr>
            </w:pPr>
          </w:p>
          <w:p w14:paraId="376B835E" w14:textId="77777777" w:rsidR="005529A2" w:rsidRPr="005529A2" w:rsidRDefault="005529A2" w:rsidP="005529A2">
            <w:pPr>
              <w:spacing w:after="0" w:line="276" w:lineRule="auto"/>
              <w:jc w:val="both"/>
              <w:rPr>
                <w:rFonts w:ascii="Arial" w:eastAsia="Arial" w:hAnsi="Arial" w:cs="Arial"/>
                <w:b/>
                <w:bCs/>
                <w:sz w:val="24"/>
                <w:szCs w:val="24"/>
              </w:rPr>
            </w:pPr>
            <w:r w:rsidRPr="005529A2">
              <w:rPr>
                <w:rFonts w:ascii="Arial" w:eastAsia="Arial" w:hAnsi="Arial" w:cs="Arial"/>
                <w:b/>
                <w:bCs/>
                <w:sz w:val="24"/>
                <w:szCs w:val="24"/>
              </w:rPr>
              <w:t>3. Necesidad de "Confort sin Fricciones" (Funcionalidad Premium)</w:t>
            </w:r>
          </w:p>
          <w:p w14:paraId="329B8BC9" w14:textId="77777777" w:rsidR="005529A2" w:rsidRDefault="005529A2" w:rsidP="005529A2">
            <w:pPr>
              <w:spacing w:after="0" w:line="276" w:lineRule="auto"/>
              <w:jc w:val="both"/>
              <w:rPr>
                <w:ins w:id="158" w:author="Juan Pablo Guinart F." w:date="2026-01-17T00:30:00Z" w16du:dateUtc="2026-01-17T03:30:00Z"/>
                <w:rFonts w:ascii="Arial" w:eastAsia="Arial" w:hAnsi="Arial" w:cs="Arial"/>
                <w:sz w:val="24"/>
                <w:szCs w:val="24"/>
              </w:rPr>
            </w:pPr>
            <w:r w:rsidRPr="005529A2">
              <w:rPr>
                <w:rFonts w:ascii="Arial" w:eastAsia="Arial" w:hAnsi="Arial" w:cs="Arial"/>
                <w:sz w:val="24"/>
                <w:szCs w:val="24"/>
              </w:rPr>
              <w:t xml:space="preserve">Muchos destinos de naturaleza en Chile fallan en la estandarización del servicio (falta de agua caliente constante, mala conectividad, servicios gastronómicos </w:t>
            </w:r>
            <w:r w:rsidRPr="005529A2">
              <w:rPr>
                <w:rFonts w:ascii="Arial" w:eastAsia="Arial" w:hAnsi="Arial" w:cs="Arial"/>
                <w:sz w:val="24"/>
                <w:szCs w:val="24"/>
              </w:rPr>
              <w:lastRenderedPageBreak/>
              <w:t xml:space="preserve">limitados). Aura Bosque satisface la necesidad de </w:t>
            </w:r>
            <w:r w:rsidRPr="005529A2">
              <w:rPr>
                <w:rFonts w:ascii="Arial" w:eastAsia="Arial" w:hAnsi="Arial" w:cs="Arial"/>
                <w:b/>
                <w:bCs/>
                <w:sz w:val="24"/>
                <w:szCs w:val="24"/>
              </w:rPr>
              <w:t>confiabilidad operativa</w:t>
            </w:r>
            <w:r w:rsidRPr="005529A2">
              <w:rPr>
                <w:rFonts w:ascii="Arial" w:eastAsia="Arial" w:hAnsi="Arial" w:cs="Arial"/>
                <w:sz w:val="24"/>
                <w:szCs w:val="24"/>
              </w:rPr>
              <w:t>, aplicando un modelo de gestión profesional (tipo franquicia) que garantiza estándares de hotel 5 estrellas en una ubicación remota.</w:t>
            </w:r>
          </w:p>
          <w:p w14:paraId="09E75177" w14:textId="77777777" w:rsidR="005529A2" w:rsidRPr="005529A2" w:rsidRDefault="005529A2" w:rsidP="005529A2">
            <w:pPr>
              <w:spacing w:after="0" w:line="276" w:lineRule="auto"/>
              <w:jc w:val="both"/>
              <w:rPr>
                <w:rFonts w:ascii="Arial" w:eastAsia="Arial" w:hAnsi="Arial" w:cs="Arial"/>
                <w:sz w:val="24"/>
                <w:szCs w:val="24"/>
              </w:rPr>
            </w:pPr>
          </w:p>
          <w:p w14:paraId="144E614F" w14:textId="77777777" w:rsidR="005529A2" w:rsidRPr="005529A2" w:rsidRDefault="005529A2" w:rsidP="005529A2">
            <w:pPr>
              <w:spacing w:after="0" w:line="276" w:lineRule="auto"/>
              <w:jc w:val="both"/>
              <w:rPr>
                <w:rFonts w:ascii="Arial" w:eastAsia="Arial" w:hAnsi="Arial" w:cs="Arial"/>
                <w:b/>
                <w:bCs/>
                <w:sz w:val="24"/>
                <w:szCs w:val="24"/>
              </w:rPr>
            </w:pPr>
            <w:r w:rsidRPr="005529A2">
              <w:rPr>
                <w:rFonts w:ascii="Arial" w:eastAsia="Arial" w:hAnsi="Arial" w:cs="Arial"/>
                <w:b/>
                <w:bCs/>
                <w:sz w:val="24"/>
                <w:szCs w:val="24"/>
              </w:rPr>
              <w:t>4. Necesidad de "Exclusividad y Estatus" (Experiencia Social)</w:t>
            </w:r>
          </w:p>
          <w:p w14:paraId="1DF7CB86" w14:textId="77777777" w:rsidR="005529A2" w:rsidRDefault="005529A2" w:rsidP="005529A2">
            <w:pPr>
              <w:spacing w:after="0" w:line="276" w:lineRule="auto"/>
              <w:jc w:val="both"/>
              <w:rPr>
                <w:ins w:id="159" w:author="Juan Pablo Guinart F." w:date="2026-01-17T00:30:00Z" w16du:dateUtc="2026-01-17T03:30:00Z"/>
                <w:rFonts w:ascii="Arial" w:eastAsia="Arial" w:hAnsi="Arial" w:cs="Arial"/>
                <w:sz w:val="24"/>
                <w:szCs w:val="24"/>
              </w:rPr>
            </w:pPr>
            <w:r w:rsidRPr="005529A2">
              <w:rPr>
                <w:rFonts w:ascii="Arial" w:eastAsia="Arial" w:hAnsi="Arial" w:cs="Arial"/>
                <w:sz w:val="24"/>
                <w:szCs w:val="24"/>
              </w:rPr>
              <w:t>En la era de la economía de la experiencia, el mercado busca destinos que sean "únicos" y "contables" (curaduría visual/</w:t>
            </w:r>
            <w:proofErr w:type="spellStart"/>
            <w:r w:rsidRPr="005529A2">
              <w:rPr>
                <w:rFonts w:ascii="Arial" w:eastAsia="Arial" w:hAnsi="Arial" w:cs="Arial"/>
                <w:sz w:val="24"/>
                <w:szCs w:val="24"/>
              </w:rPr>
              <w:t>Instagrammable</w:t>
            </w:r>
            <w:proofErr w:type="spellEnd"/>
            <w:r w:rsidRPr="005529A2">
              <w:rPr>
                <w:rFonts w:ascii="Arial" w:eastAsia="Arial" w:hAnsi="Arial" w:cs="Arial"/>
                <w:sz w:val="24"/>
                <w:szCs w:val="24"/>
              </w:rPr>
              <w:t>). Satisfacemos la necesidad de pertenencia a un círculo exclusivo mediante una oferta limitada de unidades, servicios de spa de autor y una gastronomía de nicho que no se encuentra en los circuitos turísticos masivos.</w:t>
            </w:r>
          </w:p>
          <w:p w14:paraId="3741B584" w14:textId="77777777" w:rsidR="005529A2" w:rsidRPr="005529A2" w:rsidRDefault="005529A2" w:rsidP="005529A2">
            <w:pPr>
              <w:spacing w:after="0" w:line="276" w:lineRule="auto"/>
              <w:jc w:val="both"/>
              <w:rPr>
                <w:rFonts w:ascii="Arial" w:eastAsia="Arial" w:hAnsi="Arial" w:cs="Arial"/>
                <w:sz w:val="24"/>
                <w:szCs w:val="24"/>
              </w:rPr>
            </w:pPr>
          </w:p>
          <w:p w14:paraId="46479385" w14:textId="77777777" w:rsidR="005529A2" w:rsidRPr="005529A2" w:rsidRDefault="005529A2" w:rsidP="005529A2">
            <w:pPr>
              <w:spacing w:after="0" w:line="276" w:lineRule="auto"/>
              <w:jc w:val="both"/>
              <w:rPr>
                <w:rFonts w:ascii="Arial" w:eastAsia="Arial" w:hAnsi="Arial" w:cs="Arial"/>
                <w:b/>
                <w:bCs/>
                <w:sz w:val="24"/>
                <w:szCs w:val="24"/>
              </w:rPr>
            </w:pPr>
            <w:r w:rsidRPr="005529A2">
              <w:rPr>
                <w:rFonts w:ascii="Arial" w:eastAsia="Arial" w:hAnsi="Arial" w:cs="Arial"/>
                <w:b/>
                <w:bCs/>
                <w:sz w:val="24"/>
                <w:szCs w:val="24"/>
              </w:rPr>
              <w:t>5. Necesidad de Eficiencia Temporal (Ubicación Estratégica)</w:t>
            </w:r>
          </w:p>
          <w:p w14:paraId="42F325DD" w14:textId="1EC2A40C" w:rsidR="005529A2" w:rsidRPr="005529A2" w:rsidRDefault="005529A2" w:rsidP="005529A2">
            <w:pPr>
              <w:spacing w:after="0" w:line="276" w:lineRule="auto"/>
              <w:jc w:val="both"/>
              <w:rPr>
                <w:rFonts w:ascii="Arial" w:eastAsia="Arial" w:hAnsi="Arial" w:cs="Arial"/>
                <w:sz w:val="24"/>
                <w:szCs w:val="24"/>
              </w:rPr>
            </w:pPr>
            <w:r w:rsidRPr="005529A2">
              <w:rPr>
                <w:rFonts w:ascii="Arial" w:eastAsia="Arial" w:hAnsi="Arial" w:cs="Arial"/>
                <w:sz w:val="24"/>
                <w:szCs w:val="24"/>
              </w:rPr>
              <w:t xml:space="preserve">Para el segmento corporativo y de élite de la Región Metropolitana, el tiempo es el recurso más escaso. Satisfacemos la necesidad de </w:t>
            </w:r>
            <w:r w:rsidRPr="005529A2">
              <w:rPr>
                <w:rFonts w:ascii="Arial" w:eastAsia="Arial" w:hAnsi="Arial" w:cs="Arial"/>
                <w:b/>
                <w:bCs/>
                <w:sz w:val="24"/>
                <w:szCs w:val="24"/>
              </w:rPr>
              <w:t xml:space="preserve">escapadas de corta </w:t>
            </w:r>
            <w:del w:id="160" w:author="Juan Pablo Guinart F." w:date="2026-01-17T00:30:00Z" w16du:dateUtc="2026-01-17T03:30:00Z">
              <w:r w:rsidRPr="005529A2" w:rsidDel="005529A2">
                <w:rPr>
                  <w:rFonts w:ascii="Arial" w:eastAsia="Arial" w:hAnsi="Arial" w:cs="Arial"/>
                  <w:b/>
                  <w:bCs/>
                  <w:sz w:val="24"/>
                  <w:szCs w:val="24"/>
                </w:rPr>
                <w:delText>distancia</w:delText>
              </w:r>
            </w:del>
            <w:ins w:id="161" w:author="Juan Pablo Guinart F." w:date="2026-01-17T00:30:00Z" w16du:dateUtc="2026-01-17T03:30:00Z">
              <w:r w:rsidRPr="005529A2">
                <w:rPr>
                  <w:rFonts w:ascii="Arial" w:eastAsia="Arial" w:hAnsi="Arial" w:cs="Arial"/>
                  <w:b/>
                  <w:bCs/>
                  <w:sz w:val="24"/>
                  <w:szCs w:val="24"/>
                </w:rPr>
                <w:t>distancia,</w:t>
              </w:r>
            </w:ins>
            <w:r w:rsidRPr="005529A2">
              <w:rPr>
                <w:rFonts w:ascii="Arial" w:eastAsia="Arial" w:hAnsi="Arial" w:cs="Arial"/>
                <w:b/>
                <w:bCs/>
                <w:sz w:val="24"/>
                <w:szCs w:val="24"/>
              </w:rPr>
              <w:t xml:space="preserve"> pero de alto impacto</w:t>
            </w:r>
            <w:r w:rsidRPr="005529A2">
              <w:rPr>
                <w:rFonts w:ascii="Arial" w:eastAsia="Arial" w:hAnsi="Arial" w:cs="Arial"/>
                <w:sz w:val="24"/>
                <w:szCs w:val="24"/>
              </w:rPr>
              <w:t>, ofreciendo una experiencia de aislamiento total a pocos kilómetros de los centros urbanos, optimizando el tiempo de traslado del cliente.</w:t>
            </w:r>
          </w:p>
          <w:p w14:paraId="4984CB8B" w14:textId="77777777" w:rsidR="005529A2" w:rsidRDefault="005529A2">
            <w:pPr>
              <w:spacing w:after="0" w:line="276" w:lineRule="auto"/>
              <w:jc w:val="both"/>
              <w:rPr>
                <w:ins w:id="162" w:author="Juan Pablo Guinart F." w:date="2026-01-17T00:23:00Z" w16du:dateUtc="2026-01-17T03:23:00Z"/>
                <w:rFonts w:ascii="Arial" w:eastAsia="Arial" w:hAnsi="Arial" w:cs="Arial"/>
                <w:sz w:val="24"/>
                <w:szCs w:val="24"/>
              </w:rPr>
            </w:pPr>
          </w:p>
          <w:p w14:paraId="44DA09A2" w14:textId="77777777" w:rsidR="005529A2" w:rsidRPr="001A7203" w:rsidRDefault="005529A2">
            <w:pPr>
              <w:spacing w:after="0" w:line="276" w:lineRule="auto"/>
              <w:jc w:val="both"/>
              <w:rPr>
                <w:rFonts w:ascii="Arial" w:eastAsia="Arial" w:hAnsi="Arial" w:cs="Arial"/>
                <w:sz w:val="24"/>
                <w:szCs w:val="24"/>
                <w:rPrChange w:id="163" w:author="Juan Pablo Guinart F." w:date="2026-01-16T20:57:00Z" w16du:dateUtc="2026-01-16T23:57:00Z">
                  <w:rPr>
                    <w:rFonts w:ascii="Verdana" w:eastAsia="Verdana" w:hAnsi="Verdana" w:cs="Verdana"/>
                    <w:sz w:val="20"/>
                    <w:szCs w:val="20"/>
                  </w:rPr>
                </w:rPrChange>
              </w:rPr>
            </w:pPr>
          </w:p>
          <w:p w14:paraId="452B370F" w14:textId="77777777" w:rsidR="0075069A" w:rsidRDefault="00000000">
            <w:pPr>
              <w:spacing w:after="0" w:line="276" w:lineRule="auto"/>
              <w:jc w:val="both"/>
              <w:rPr>
                <w:ins w:id="164" w:author="Juan Pablo Guinart F." w:date="2026-01-17T13:35:00Z" w16du:dateUtc="2026-01-17T16:35:00Z"/>
                <w:rFonts w:ascii="Arial" w:eastAsia="Arial" w:hAnsi="Arial" w:cs="Arial"/>
                <w:sz w:val="24"/>
                <w:szCs w:val="24"/>
              </w:rPr>
            </w:pPr>
            <w:r w:rsidRPr="001A7203">
              <w:rPr>
                <w:rFonts w:ascii="Arial" w:eastAsia="Arial" w:hAnsi="Arial" w:cs="Arial"/>
                <w:sz w:val="24"/>
                <w:szCs w:val="24"/>
                <w:rPrChange w:id="165" w:author="Juan Pablo Guinart F." w:date="2026-01-16T20:57:00Z" w16du:dateUtc="2026-01-16T23:57:00Z">
                  <w:rPr>
                    <w:rFonts w:ascii="Verdana" w:eastAsia="Verdana" w:hAnsi="Verdana" w:cs="Verdana"/>
                    <w:sz w:val="20"/>
                    <w:szCs w:val="20"/>
                  </w:rPr>
                </w:rPrChange>
              </w:rPr>
              <w:t>¿cómo adquieren y/o compran su producto y/o servicio sus clientes?</w:t>
            </w:r>
          </w:p>
          <w:p w14:paraId="20B31AF8" w14:textId="77777777" w:rsidR="00083B5C" w:rsidRDefault="00083B5C">
            <w:pPr>
              <w:spacing w:after="0" w:line="276" w:lineRule="auto"/>
              <w:jc w:val="both"/>
              <w:rPr>
                <w:ins w:id="166" w:author="Juan Pablo Guinart F." w:date="2026-01-17T13:34:00Z" w16du:dateUtc="2026-01-17T16:34:00Z"/>
                <w:rFonts w:ascii="Arial" w:eastAsia="Arial" w:hAnsi="Arial" w:cs="Arial"/>
                <w:sz w:val="24"/>
                <w:szCs w:val="24"/>
              </w:rPr>
            </w:pPr>
          </w:p>
          <w:p w14:paraId="3F802986" w14:textId="77777777" w:rsidR="00083B5C" w:rsidRDefault="00083B5C" w:rsidP="00083B5C">
            <w:pPr>
              <w:spacing w:after="0" w:line="276" w:lineRule="auto"/>
              <w:jc w:val="both"/>
              <w:rPr>
                <w:ins w:id="167" w:author="Juan Pablo Guinart F." w:date="2026-01-17T13:35:00Z" w16du:dateUtc="2026-01-17T16:35:00Z"/>
                <w:rFonts w:ascii="Arial" w:eastAsia="Arial" w:hAnsi="Arial" w:cs="Arial"/>
                <w:sz w:val="24"/>
                <w:szCs w:val="24"/>
              </w:rPr>
            </w:pPr>
            <w:r w:rsidRPr="00083B5C">
              <w:rPr>
                <w:rFonts w:ascii="Arial" w:eastAsia="Arial" w:hAnsi="Arial" w:cs="Arial"/>
                <w:sz w:val="24"/>
                <w:szCs w:val="24"/>
              </w:rPr>
              <w:t xml:space="preserve">La adquisición del servicio en </w:t>
            </w:r>
            <w:r w:rsidRPr="00083B5C">
              <w:rPr>
                <w:rFonts w:ascii="Arial" w:eastAsia="Arial" w:hAnsi="Arial" w:cs="Arial"/>
                <w:b/>
                <w:bCs/>
                <w:sz w:val="24"/>
                <w:szCs w:val="24"/>
              </w:rPr>
              <w:t>Aura Bosque</w:t>
            </w:r>
            <w:r w:rsidRPr="00083B5C">
              <w:rPr>
                <w:rFonts w:ascii="Arial" w:eastAsia="Arial" w:hAnsi="Arial" w:cs="Arial"/>
                <w:sz w:val="24"/>
                <w:szCs w:val="24"/>
              </w:rPr>
              <w:t xml:space="preserve"> está diseñada bajo un modelo de </w:t>
            </w:r>
            <w:r w:rsidRPr="00083B5C">
              <w:rPr>
                <w:rFonts w:ascii="Arial" w:eastAsia="Arial" w:hAnsi="Arial" w:cs="Arial"/>
                <w:b/>
                <w:bCs/>
                <w:sz w:val="24"/>
                <w:szCs w:val="24"/>
              </w:rPr>
              <w:t>Ecosistema Digital Directo</w:t>
            </w:r>
            <w:r w:rsidRPr="00083B5C">
              <w:rPr>
                <w:rFonts w:ascii="Arial" w:eastAsia="Arial" w:hAnsi="Arial" w:cs="Arial"/>
                <w:sz w:val="24"/>
                <w:szCs w:val="24"/>
              </w:rPr>
              <w:t>, priorizando la autonomía del cliente y la personalización tecnológica. El proceso se divide en cuatro etapas clave:</w:t>
            </w:r>
          </w:p>
          <w:p w14:paraId="353EC2B4" w14:textId="77777777" w:rsidR="00083B5C" w:rsidRPr="00083B5C" w:rsidRDefault="00083B5C" w:rsidP="00083B5C">
            <w:pPr>
              <w:spacing w:after="0" w:line="276" w:lineRule="auto"/>
              <w:jc w:val="both"/>
              <w:rPr>
                <w:rFonts w:ascii="Arial" w:eastAsia="Arial" w:hAnsi="Arial" w:cs="Arial"/>
                <w:sz w:val="24"/>
                <w:szCs w:val="24"/>
              </w:rPr>
            </w:pPr>
          </w:p>
          <w:p w14:paraId="32C5D9BD" w14:textId="77777777" w:rsidR="00083B5C" w:rsidRDefault="00083B5C" w:rsidP="00083B5C">
            <w:pPr>
              <w:spacing w:after="0" w:line="276" w:lineRule="auto"/>
              <w:jc w:val="both"/>
              <w:rPr>
                <w:ins w:id="168" w:author="Juan Pablo Guinart F." w:date="2026-01-17T13:35:00Z" w16du:dateUtc="2026-01-17T16:35:00Z"/>
                <w:rFonts w:ascii="Arial" w:eastAsia="Arial" w:hAnsi="Arial" w:cs="Arial"/>
                <w:b/>
                <w:bCs/>
                <w:sz w:val="24"/>
                <w:szCs w:val="24"/>
              </w:rPr>
            </w:pPr>
            <w:r w:rsidRPr="00083B5C">
              <w:rPr>
                <w:rFonts w:ascii="Arial" w:eastAsia="Arial" w:hAnsi="Arial" w:cs="Arial"/>
                <w:b/>
                <w:bCs/>
                <w:sz w:val="24"/>
                <w:szCs w:val="24"/>
              </w:rPr>
              <w:t>1. Descubrimiento y Captación (Inspiración)</w:t>
            </w:r>
          </w:p>
          <w:p w14:paraId="67C5C210" w14:textId="77777777" w:rsidR="00083B5C" w:rsidRPr="00083B5C" w:rsidRDefault="00083B5C" w:rsidP="00083B5C">
            <w:pPr>
              <w:spacing w:after="0" w:line="276" w:lineRule="auto"/>
              <w:jc w:val="both"/>
              <w:rPr>
                <w:rFonts w:ascii="Arial" w:eastAsia="Arial" w:hAnsi="Arial" w:cs="Arial"/>
                <w:b/>
                <w:bCs/>
                <w:sz w:val="24"/>
                <w:szCs w:val="24"/>
              </w:rPr>
            </w:pPr>
          </w:p>
          <w:p w14:paraId="6B3EFC40" w14:textId="77777777" w:rsidR="00083B5C" w:rsidRPr="00083B5C" w:rsidRDefault="00083B5C" w:rsidP="00083B5C">
            <w:pPr>
              <w:spacing w:after="0" w:line="276" w:lineRule="auto"/>
              <w:jc w:val="both"/>
              <w:rPr>
                <w:rFonts w:ascii="Arial" w:eastAsia="Arial" w:hAnsi="Arial" w:cs="Arial"/>
                <w:sz w:val="24"/>
                <w:szCs w:val="24"/>
              </w:rPr>
            </w:pPr>
            <w:r w:rsidRPr="00083B5C">
              <w:rPr>
                <w:rFonts w:ascii="Arial" w:eastAsia="Arial" w:hAnsi="Arial" w:cs="Arial"/>
                <w:sz w:val="24"/>
                <w:szCs w:val="24"/>
              </w:rPr>
              <w:t xml:space="preserve">Dado que el cliente objetivo (segmento de lujo y </w:t>
            </w:r>
            <w:proofErr w:type="spellStart"/>
            <w:proofErr w:type="gramStart"/>
            <w:r w:rsidRPr="00083B5C">
              <w:rPr>
                <w:rFonts w:ascii="Arial" w:eastAsia="Arial" w:hAnsi="Arial" w:cs="Arial"/>
                <w:sz w:val="24"/>
                <w:szCs w:val="24"/>
              </w:rPr>
              <w:t>wellness</w:t>
            </w:r>
            <w:proofErr w:type="spellEnd"/>
            <w:proofErr w:type="gramEnd"/>
            <w:r w:rsidRPr="00083B5C">
              <w:rPr>
                <w:rFonts w:ascii="Arial" w:eastAsia="Arial" w:hAnsi="Arial" w:cs="Arial"/>
                <w:sz w:val="24"/>
                <w:szCs w:val="24"/>
              </w:rPr>
              <w:t>) valora la estética y las recomendaciones, la adquisición comienza en canales digitales de alta fidelidad:</w:t>
            </w:r>
          </w:p>
          <w:p w14:paraId="6A602639" w14:textId="77777777" w:rsidR="00083B5C" w:rsidRPr="00083B5C" w:rsidRDefault="00083B5C" w:rsidP="00083B5C">
            <w:pPr>
              <w:numPr>
                <w:ilvl w:val="0"/>
                <w:numId w:val="12"/>
              </w:numPr>
              <w:spacing w:after="0" w:line="276" w:lineRule="auto"/>
              <w:jc w:val="both"/>
              <w:rPr>
                <w:rFonts w:ascii="Arial" w:eastAsia="Arial" w:hAnsi="Arial" w:cs="Arial"/>
                <w:sz w:val="24"/>
                <w:szCs w:val="24"/>
              </w:rPr>
            </w:pPr>
            <w:r w:rsidRPr="00083B5C">
              <w:rPr>
                <w:rFonts w:ascii="Arial" w:eastAsia="Arial" w:hAnsi="Arial" w:cs="Arial"/>
                <w:b/>
                <w:bCs/>
                <w:sz w:val="24"/>
                <w:szCs w:val="24"/>
              </w:rPr>
              <w:t>Marketing de Influencia y Redes Sociales:</w:t>
            </w:r>
            <w:r w:rsidRPr="00083B5C">
              <w:rPr>
                <w:rFonts w:ascii="Arial" w:eastAsia="Arial" w:hAnsi="Arial" w:cs="Arial"/>
                <w:sz w:val="24"/>
                <w:szCs w:val="24"/>
              </w:rPr>
              <w:t xml:space="preserve"> Tracción a través de Instagram y plataformas visuales que muestran la experiencia "</w:t>
            </w:r>
            <w:proofErr w:type="spellStart"/>
            <w:r w:rsidRPr="00083B5C">
              <w:rPr>
                <w:rFonts w:ascii="Arial" w:eastAsia="Arial" w:hAnsi="Arial" w:cs="Arial"/>
                <w:sz w:val="24"/>
                <w:szCs w:val="24"/>
              </w:rPr>
              <w:t>Instagrammable</w:t>
            </w:r>
            <w:proofErr w:type="spellEnd"/>
            <w:r w:rsidRPr="00083B5C">
              <w:rPr>
                <w:rFonts w:ascii="Arial" w:eastAsia="Arial" w:hAnsi="Arial" w:cs="Arial"/>
                <w:sz w:val="24"/>
                <w:szCs w:val="24"/>
              </w:rPr>
              <w:t>".</w:t>
            </w:r>
          </w:p>
          <w:p w14:paraId="05A74608" w14:textId="77777777" w:rsidR="00083B5C" w:rsidRPr="00083B5C" w:rsidRDefault="00083B5C" w:rsidP="00083B5C">
            <w:pPr>
              <w:numPr>
                <w:ilvl w:val="0"/>
                <w:numId w:val="12"/>
              </w:numPr>
              <w:spacing w:after="0" w:line="276" w:lineRule="auto"/>
              <w:jc w:val="both"/>
              <w:rPr>
                <w:rFonts w:ascii="Arial" w:eastAsia="Arial" w:hAnsi="Arial" w:cs="Arial"/>
                <w:sz w:val="24"/>
                <w:szCs w:val="24"/>
              </w:rPr>
            </w:pPr>
            <w:r w:rsidRPr="00083B5C">
              <w:rPr>
                <w:rFonts w:ascii="Arial" w:eastAsia="Arial" w:hAnsi="Arial" w:cs="Arial"/>
                <w:b/>
                <w:bCs/>
                <w:sz w:val="24"/>
                <w:szCs w:val="24"/>
              </w:rPr>
              <w:t>Posicionamiento SEO/SEM:</w:t>
            </w:r>
            <w:r w:rsidRPr="00083B5C">
              <w:rPr>
                <w:rFonts w:ascii="Arial" w:eastAsia="Arial" w:hAnsi="Arial" w:cs="Arial"/>
                <w:sz w:val="24"/>
                <w:szCs w:val="24"/>
              </w:rPr>
              <w:t xml:space="preserve"> Búsquedas específicas de "</w:t>
            </w:r>
            <w:proofErr w:type="spellStart"/>
            <w:r w:rsidRPr="00083B5C">
              <w:rPr>
                <w:rFonts w:ascii="Arial" w:eastAsia="Arial" w:hAnsi="Arial" w:cs="Arial"/>
                <w:sz w:val="24"/>
                <w:szCs w:val="24"/>
              </w:rPr>
              <w:t>Glamping</w:t>
            </w:r>
            <w:proofErr w:type="spellEnd"/>
            <w:r w:rsidRPr="00083B5C">
              <w:rPr>
                <w:rFonts w:ascii="Arial" w:eastAsia="Arial" w:hAnsi="Arial" w:cs="Arial"/>
                <w:sz w:val="24"/>
                <w:szCs w:val="24"/>
              </w:rPr>
              <w:t xml:space="preserve"> de lujo cerca de Santiago" o "Escapadas </w:t>
            </w:r>
            <w:proofErr w:type="spellStart"/>
            <w:r w:rsidRPr="00083B5C">
              <w:rPr>
                <w:rFonts w:ascii="Arial" w:eastAsia="Arial" w:hAnsi="Arial" w:cs="Arial"/>
                <w:sz w:val="24"/>
                <w:szCs w:val="24"/>
              </w:rPr>
              <w:t>Wellness</w:t>
            </w:r>
            <w:proofErr w:type="spellEnd"/>
            <w:r w:rsidRPr="00083B5C">
              <w:rPr>
                <w:rFonts w:ascii="Arial" w:eastAsia="Arial" w:hAnsi="Arial" w:cs="Arial"/>
                <w:sz w:val="24"/>
                <w:szCs w:val="24"/>
              </w:rPr>
              <w:t xml:space="preserve"> Chile".</w:t>
            </w:r>
          </w:p>
          <w:p w14:paraId="7D3654E7" w14:textId="5EC4EAE1" w:rsidR="00083B5C" w:rsidRPr="00083B5C" w:rsidRDefault="00083B5C" w:rsidP="00083B5C">
            <w:pPr>
              <w:numPr>
                <w:ilvl w:val="0"/>
                <w:numId w:val="12"/>
              </w:numPr>
              <w:spacing w:after="0" w:line="276" w:lineRule="auto"/>
              <w:jc w:val="both"/>
              <w:rPr>
                <w:rFonts w:ascii="Arial" w:eastAsia="Arial" w:hAnsi="Arial" w:cs="Arial"/>
                <w:sz w:val="24"/>
                <w:szCs w:val="24"/>
              </w:rPr>
            </w:pPr>
            <w:r w:rsidRPr="00083B5C">
              <w:rPr>
                <w:rFonts w:ascii="Arial" w:eastAsia="Arial" w:hAnsi="Arial" w:cs="Arial"/>
                <w:b/>
                <w:bCs/>
                <w:sz w:val="24"/>
                <w:szCs w:val="24"/>
              </w:rPr>
              <w:lastRenderedPageBreak/>
              <w:t>Alianzas Estratégicas:</w:t>
            </w:r>
            <w:r w:rsidRPr="00083B5C">
              <w:rPr>
                <w:rFonts w:ascii="Arial" w:eastAsia="Arial" w:hAnsi="Arial" w:cs="Arial"/>
                <w:sz w:val="24"/>
                <w:szCs w:val="24"/>
              </w:rPr>
              <w:t xml:space="preserve"> Presencia en clubes de fidelización de tarjetas de crédito premium (ej. </w:t>
            </w:r>
            <w:del w:id="169" w:author="Juan Pablo Guinart F." w:date="2026-01-17T13:36:00Z" w16du:dateUtc="2026-01-17T16:36:00Z">
              <w:r w:rsidRPr="00083B5C" w:rsidDel="00083B5C">
                <w:rPr>
                  <w:rFonts w:ascii="Arial" w:eastAsia="Arial" w:hAnsi="Arial" w:cs="Arial"/>
                  <w:sz w:val="24"/>
                  <w:szCs w:val="24"/>
                </w:rPr>
                <w:delText>AMEX</w:delText>
              </w:r>
            </w:del>
            <w:proofErr w:type="spellStart"/>
            <w:ins w:id="170" w:author="Juan Pablo Guinart F." w:date="2026-01-17T13:36:00Z" w16du:dateUtc="2026-01-17T16:36:00Z">
              <w:r>
                <w:rPr>
                  <w:rFonts w:ascii="Arial" w:eastAsia="Arial" w:hAnsi="Arial" w:cs="Arial"/>
                  <w:sz w:val="24"/>
                  <w:szCs w:val="24"/>
                </w:rPr>
                <w:t>Mastercar</w:t>
              </w:r>
            </w:ins>
            <w:proofErr w:type="spellEnd"/>
            <w:r w:rsidRPr="00083B5C">
              <w:rPr>
                <w:rFonts w:ascii="Arial" w:eastAsia="Arial" w:hAnsi="Arial" w:cs="Arial"/>
                <w:sz w:val="24"/>
                <w:szCs w:val="24"/>
              </w:rPr>
              <w:t>, VISA</w:t>
            </w:r>
            <w:ins w:id="171" w:author="Juan Pablo Guinart F." w:date="2026-01-17T13:36:00Z" w16du:dateUtc="2026-01-17T16:36:00Z">
              <w:r>
                <w:rPr>
                  <w:rFonts w:ascii="Arial" w:eastAsia="Arial" w:hAnsi="Arial" w:cs="Arial"/>
                  <w:sz w:val="24"/>
                  <w:szCs w:val="24"/>
                </w:rPr>
                <w:t xml:space="preserve">, </w:t>
              </w:r>
              <w:proofErr w:type="spellStart"/>
              <w:r>
                <w:rPr>
                  <w:rFonts w:ascii="Arial" w:eastAsia="Arial" w:hAnsi="Arial" w:cs="Arial"/>
                  <w:sz w:val="24"/>
                  <w:szCs w:val="24"/>
                </w:rPr>
                <w:t>tenpo</w:t>
              </w:r>
            </w:ins>
            <w:proofErr w:type="spellEnd"/>
            <w:del w:id="172" w:author="Juan Pablo Guinart F." w:date="2026-01-17T13:36:00Z" w16du:dateUtc="2026-01-17T16:36:00Z">
              <w:r w:rsidRPr="00083B5C" w:rsidDel="00083B5C">
                <w:rPr>
                  <w:rFonts w:ascii="Arial" w:eastAsia="Arial" w:hAnsi="Arial" w:cs="Arial"/>
                  <w:sz w:val="24"/>
                  <w:szCs w:val="24"/>
                </w:rPr>
                <w:delText xml:space="preserve"> Infinite</w:delText>
              </w:r>
            </w:del>
            <w:ins w:id="173" w:author="Juan Pablo Guinart F." w:date="2026-01-17T13:36:00Z" w16du:dateUtc="2026-01-17T16:36:00Z">
              <w:r>
                <w:rPr>
                  <w:rFonts w:ascii="Arial" w:eastAsia="Arial" w:hAnsi="Arial" w:cs="Arial"/>
                  <w:sz w:val="24"/>
                  <w:szCs w:val="24"/>
                </w:rPr>
                <w:t xml:space="preserve">, </w:t>
              </w:r>
              <w:proofErr w:type="spellStart"/>
              <w:r>
                <w:rPr>
                  <w:rFonts w:ascii="Arial" w:eastAsia="Arial" w:hAnsi="Arial" w:cs="Arial"/>
                  <w:sz w:val="24"/>
                  <w:szCs w:val="24"/>
                </w:rPr>
                <w:t>etc</w:t>
              </w:r>
            </w:ins>
            <w:proofErr w:type="spellEnd"/>
            <w:r w:rsidRPr="00083B5C">
              <w:rPr>
                <w:rFonts w:ascii="Arial" w:eastAsia="Arial" w:hAnsi="Arial" w:cs="Arial"/>
                <w:sz w:val="24"/>
                <w:szCs w:val="24"/>
              </w:rPr>
              <w:t xml:space="preserve">) y plataformas de nicho como </w:t>
            </w:r>
            <w:proofErr w:type="spellStart"/>
            <w:r w:rsidRPr="00083B5C">
              <w:rPr>
                <w:rFonts w:ascii="Arial" w:eastAsia="Arial" w:hAnsi="Arial" w:cs="Arial"/>
                <w:i/>
                <w:iCs/>
                <w:sz w:val="24"/>
                <w:szCs w:val="24"/>
              </w:rPr>
              <w:t>Glamping</w:t>
            </w:r>
            <w:proofErr w:type="spellEnd"/>
            <w:r w:rsidRPr="00083B5C">
              <w:rPr>
                <w:rFonts w:ascii="Arial" w:eastAsia="Arial" w:hAnsi="Arial" w:cs="Arial"/>
                <w:i/>
                <w:iCs/>
                <w:sz w:val="24"/>
                <w:szCs w:val="24"/>
              </w:rPr>
              <w:t xml:space="preserve"> </w:t>
            </w:r>
            <w:proofErr w:type="gramStart"/>
            <w:r w:rsidRPr="00083B5C">
              <w:rPr>
                <w:rFonts w:ascii="Arial" w:eastAsia="Arial" w:hAnsi="Arial" w:cs="Arial"/>
                <w:i/>
                <w:iCs/>
                <w:sz w:val="24"/>
                <w:szCs w:val="24"/>
              </w:rPr>
              <w:t>Hub</w:t>
            </w:r>
            <w:proofErr w:type="gramEnd"/>
            <w:r w:rsidRPr="00083B5C">
              <w:rPr>
                <w:rFonts w:ascii="Arial" w:eastAsia="Arial" w:hAnsi="Arial" w:cs="Arial"/>
                <w:sz w:val="24"/>
                <w:szCs w:val="24"/>
              </w:rPr>
              <w:t>.</w:t>
            </w:r>
          </w:p>
          <w:p w14:paraId="2864245F" w14:textId="77777777" w:rsidR="00083B5C" w:rsidRPr="00083B5C" w:rsidRDefault="00083B5C" w:rsidP="00083B5C">
            <w:pPr>
              <w:spacing w:after="0" w:line="276" w:lineRule="auto"/>
              <w:jc w:val="both"/>
              <w:rPr>
                <w:rFonts w:ascii="Arial" w:eastAsia="Arial" w:hAnsi="Arial" w:cs="Arial"/>
                <w:b/>
                <w:bCs/>
                <w:sz w:val="24"/>
                <w:szCs w:val="24"/>
              </w:rPr>
            </w:pPr>
            <w:r w:rsidRPr="00083B5C">
              <w:rPr>
                <w:rFonts w:ascii="Arial" w:eastAsia="Arial" w:hAnsi="Arial" w:cs="Arial"/>
                <w:b/>
                <w:bCs/>
                <w:sz w:val="24"/>
                <w:szCs w:val="24"/>
              </w:rPr>
              <w:t>2. Reserva y Configuración (Plataforma de E-Commerce)</w:t>
            </w:r>
          </w:p>
          <w:p w14:paraId="24D40D21" w14:textId="77777777" w:rsidR="00083B5C" w:rsidRPr="00083B5C" w:rsidRDefault="00083B5C" w:rsidP="00083B5C">
            <w:pPr>
              <w:spacing w:after="0" w:line="276" w:lineRule="auto"/>
              <w:jc w:val="both"/>
              <w:rPr>
                <w:rFonts w:ascii="Arial" w:eastAsia="Arial" w:hAnsi="Arial" w:cs="Arial"/>
                <w:sz w:val="24"/>
                <w:szCs w:val="24"/>
              </w:rPr>
            </w:pPr>
            <w:r w:rsidRPr="00083B5C">
              <w:rPr>
                <w:rFonts w:ascii="Arial" w:eastAsia="Arial" w:hAnsi="Arial" w:cs="Arial"/>
                <w:sz w:val="24"/>
                <w:szCs w:val="24"/>
              </w:rPr>
              <w:t xml:space="preserve">La compra se realiza principalmente de forma </w:t>
            </w:r>
            <w:r w:rsidRPr="00083B5C">
              <w:rPr>
                <w:rFonts w:ascii="Arial" w:eastAsia="Arial" w:hAnsi="Arial" w:cs="Arial"/>
                <w:b/>
                <w:bCs/>
                <w:sz w:val="24"/>
                <w:szCs w:val="24"/>
              </w:rPr>
              <w:t>directa</w:t>
            </w:r>
            <w:r w:rsidRPr="00083B5C">
              <w:rPr>
                <w:rFonts w:ascii="Arial" w:eastAsia="Arial" w:hAnsi="Arial" w:cs="Arial"/>
                <w:sz w:val="24"/>
                <w:szCs w:val="24"/>
              </w:rPr>
              <w:t xml:space="preserve"> para maximizar el margen (evitando comisiones de </w:t>
            </w:r>
            <w:proofErr w:type="spellStart"/>
            <w:r w:rsidRPr="00083B5C">
              <w:rPr>
                <w:rFonts w:ascii="Arial" w:eastAsia="Arial" w:hAnsi="Arial" w:cs="Arial"/>
                <w:sz w:val="24"/>
                <w:szCs w:val="24"/>
              </w:rPr>
              <w:t>OTAs</w:t>
            </w:r>
            <w:proofErr w:type="spellEnd"/>
            <w:r w:rsidRPr="00083B5C">
              <w:rPr>
                <w:rFonts w:ascii="Arial" w:eastAsia="Arial" w:hAnsi="Arial" w:cs="Arial"/>
                <w:sz w:val="24"/>
                <w:szCs w:val="24"/>
              </w:rPr>
              <w:t xml:space="preserve"> como Booking.com):</w:t>
            </w:r>
          </w:p>
          <w:p w14:paraId="760882CD" w14:textId="77777777" w:rsidR="00083B5C" w:rsidRPr="00083B5C" w:rsidRDefault="00083B5C" w:rsidP="00083B5C">
            <w:pPr>
              <w:numPr>
                <w:ilvl w:val="0"/>
                <w:numId w:val="13"/>
              </w:numPr>
              <w:spacing w:after="0" w:line="276" w:lineRule="auto"/>
              <w:jc w:val="both"/>
              <w:rPr>
                <w:rFonts w:ascii="Arial" w:eastAsia="Arial" w:hAnsi="Arial" w:cs="Arial"/>
                <w:sz w:val="24"/>
                <w:szCs w:val="24"/>
              </w:rPr>
            </w:pPr>
            <w:r w:rsidRPr="00083B5C">
              <w:rPr>
                <w:rFonts w:ascii="Arial" w:eastAsia="Arial" w:hAnsi="Arial" w:cs="Arial"/>
                <w:b/>
                <w:bCs/>
                <w:sz w:val="24"/>
                <w:szCs w:val="24"/>
              </w:rPr>
              <w:t>Motor de Reservas Propio:</w:t>
            </w:r>
            <w:r w:rsidRPr="00083B5C">
              <w:rPr>
                <w:rFonts w:ascii="Arial" w:eastAsia="Arial" w:hAnsi="Arial" w:cs="Arial"/>
                <w:sz w:val="24"/>
                <w:szCs w:val="24"/>
              </w:rPr>
              <w:t xml:space="preserve"> Una plataforma web intuitiva donde el cliente no solo elige la fecha, sino que </w:t>
            </w:r>
            <w:r w:rsidRPr="00083B5C">
              <w:rPr>
                <w:rFonts w:ascii="Arial" w:eastAsia="Arial" w:hAnsi="Arial" w:cs="Arial"/>
                <w:b/>
                <w:bCs/>
                <w:sz w:val="24"/>
                <w:szCs w:val="24"/>
              </w:rPr>
              <w:t>personaliza su estancia</w:t>
            </w:r>
            <w:r w:rsidRPr="00083B5C">
              <w:rPr>
                <w:rFonts w:ascii="Arial" w:eastAsia="Arial" w:hAnsi="Arial" w:cs="Arial"/>
                <w:sz w:val="24"/>
                <w:szCs w:val="24"/>
              </w:rPr>
              <w:t xml:space="preserve"> (up-</w:t>
            </w:r>
            <w:proofErr w:type="spellStart"/>
            <w:r w:rsidRPr="00083B5C">
              <w:rPr>
                <w:rFonts w:ascii="Arial" w:eastAsia="Arial" w:hAnsi="Arial" w:cs="Arial"/>
                <w:sz w:val="24"/>
                <w:szCs w:val="24"/>
              </w:rPr>
              <w:t>selling</w:t>
            </w:r>
            <w:proofErr w:type="spellEnd"/>
            <w:r w:rsidRPr="00083B5C">
              <w:rPr>
                <w:rFonts w:ascii="Arial" w:eastAsia="Arial" w:hAnsi="Arial" w:cs="Arial"/>
                <w:sz w:val="24"/>
                <w:szCs w:val="24"/>
              </w:rPr>
              <w:t xml:space="preserve"> inmediato).</w:t>
            </w:r>
          </w:p>
          <w:p w14:paraId="3F8EEE2E" w14:textId="77777777" w:rsidR="00083B5C" w:rsidRPr="00083B5C" w:rsidRDefault="00083B5C" w:rsidP="00083B5C">
            <w:pPr>
              <w:numPr>
                <w:ilvl w:val="0"/>
                <w:numId w:val="13"/>
              </w:numPr>
              <w:spacing w:after="0" w:line="276" w:lineRule="auto"/>
              <w:jc w:val="both"/>
              <w:rPr>
                <w:rFonts w:ascii="Arial" w:eastAsia="Arial" w:hAnsi="Arial" w:cs="Arial"/>
                <w:sz w:val="24"/>
                <w:szCs w:val="24"/>
              </w:rPr>
            </w:pPr>
            <w:r w:rsidRPr="00083B5C">
              <w:rPr>
                <w:rFonts w:ascii="Arial" w:eastAsia="Arial" w:hAnsi="Arial" w:cs="Arial"/>
                <w:b/>
                <w:bCs/>
                <w:sz w:val="24"/>
                <w:szCs w:val="24"/>
              </w:rPr>
              <w:t>Personalización Previa:</w:t>
            </w:r>
            <w:r w:rsidRPr="00083B5C">
              <w:rPr>
                <w:rFonts w:ascii="Arial" w:eastAsia="Arial" w:hAnsi="Arial" w:cs="Arial"/>
                <w:sz w:val="24"/>
                <w:szCs w:val="24"/>
              </w:rPr>
              <w:t xml:space="preserve"> Durante el proceso de compra, el cliente puede añadir servicios adicionales como: kit de fogata premium, masajes en la habitación, o reserva en el restaurante de autor.</w:t>
            </w:r>
          </w:p>
          <w:p w14:paraId="6954305A" w14:textId="77777777" w:rsidR="00083B5C" w:rsidRPr="00083B5C" w:rsidRDefault="00083B5C" w:rsidP="00083B5C">
            <w:pPr>
              <w:spacing w:after="0" w:line="276" w:lineRule="auto"/>
              <w:jc w:val="both"/>
              <w:rPr>
                <w:rFonts w:ascii="Arial" w:eastAsia="Arial" w:hAnsi="Arial" w:cs="Arial"/>
                <w:b/>
                <w:bCs/>
                <w:sz w:val="24"/>
                <w:szCs w:val="24"/>
              </w:rPr>
            </w:pPr>
            <w:r w:rsidRPr="00083B5C">
              <w:rPr>
                <w:rFonts w:ascii="Arial" w:eastAsia="Arial" w:hAnsi="Arial" w:cs="Arial"/>
                <w:b/>
                <w:bCs/>
                <w:sz w:val="24"/>
                <w:szCs w:val="24"/>
              </w:rPr>
              <w:t>3. Transacción y Métodos de Pago</w:t>
            </w:r>
          </w:p>
          <w:p w14:paraId="5DCFDE23" w14:textId="77777777" w:rsidR="00083B5C" w:rsidRPr="00083B5C" w:rsidRDefault="00083B5C" w:rsidP="00083B5C">
            <w:pPr>
              <w:spacing w:after="0" w:line="276" w:lineRule="auto"/>
              <w:jc w:val="both"/>
              <w:rPr>
                <w:rFonts w:ascii="Arial" w:eastAsia="Arial" w:hAnsi="Arial" w:cs="Arial"/>
                <w:sz w:val="24"/>
                <w:szCs w:val="24"/>
              </w:rPr>
            </w:pPr>
            <w:r w:rsidRPr="00083B5C">
              <w:rPr>
                <w:rFonts w:ascii="Arial" w:eastAsia="Arial" w:hAnsi="Arial" w:cs="Arial"/>
                <w:sz w:val="24"/>
                <w:szCs w:val="24"/>
              </w:rPr>
              <w:t>Para facilitar la conversión, el sistema integra pasarelas de pago globales y locales que ofrecen:</w:t>
            </w:r>
          </w:p>
          <w:p w14:paraId="0A89BEB5" w14:textId="77777777" w:rsidR="00083B5C" w:rsidRPr="00083B5C" w:rsidRDefault="00083B5C" w:rsidP="00083B5C">
            <w:pPr>
              <w:numPr>
                <w:ilvl w:val="0"/>
                <w:numId w:val="14"/>
              </w:numPr>
              <w:spacing w:after="0" w:line="276" w:lineRule="auto"/>
              <w:jc w:val="both"/>
              <w:rPr>
                <w:rFonts w:ascii="Arial" w:eastAsia="Arial" w:hAnsi="Arial" w:cs="Arial"/>
                <w:sz w:val="24"/>
                <w:szCs w:val="24"/>
              </w:rPr>
            </w:pPr>
            <w:r w:rsidRPr="00083B5C">
              <w:rPr>
                <w:rFonts w:ascii="Arial" w:eastAsia="Arial" w:hAnsi="Arial" w:cs="Arial"/>
                <w:b/>
                <w:bCs/>
                <w:sz w:val="24"/>
                <w:szCs w:val="24"/>
              </w:rPr>
              <w:t>Pagos Instantáneos:</w:t>
            </w:r>
            <w:r w:rsidRPr="00083B5C">
              <w:rPr>
                <w:rFonts w:ascii="Arial" w:eastAsia="Arial" w:hAnsi="Arial" w:cs="Arial"/>
                <w:sz w:val="24"/>
                <w:szCs w:val="24"/>
              </w:rPr>
              <w:t xml:space="preserve"> Integración con Webpay (Chile) y procesadores internacionales para turistas extranjeros (PayPal/Stripe).</w:t>
            </w:r>
          </w:p>
          <w:p w14:paraId="6165DEFF" w14:textId="77777777" w:rsidR="00083B5C" w:rsidRPr="00083B5C" w:rsidRDefault="00083B5C" w:rsidP="00083B5C">
            <w:pPr>
              <w:numPr>
                <w:ilvl w:val="0"/>
                <w:numId w:val="14"/>
              </w:numPr>
              <w:spacing w:after="0" w:line="276" w:lineRule="auto"/>
              <w:jc w:val="both"/>
              <w:rPr>
                <w:rFonts w:ascii="Arial" w:eastAsia="Arial" w:hAnsi="Arial" w:cs="Arial"/>
                <w:sz w:val="24"/>
                <w:szCs w:val="24"/>
              </w:rPr>
            </w:pPr>
            <w:r w:rsidRPr="00083B5C">
              <w:rPr>
                <w:rFonts w:ascii="Arial" w:eastAsia="Arial" w:hAnsi="Arial" w:cs="Arial"/>
                <w:b/>
                <w:bCs/>
                <w:sz w:val="24"/>
                <w:szCs w:val="24"/>
              </w:rPr>
              <w:t>Flexibilidad Financiera:</w:t>
            </w:r>
            <w:r w:rsidRPr="00083B5C">
              <w:rPr>
                <w:rFonts w:ascii="Arial" w:eastAsia="Arial" w:hAnsi="Arial" w:cs="Arial"/>
                <w:sz w:val="24"/>
                <w:szCs w:val="24"/>
              </w:rPr>
              <w:t xml:space="preserve"> Opción de pago en cuotas y políticas de cancelación flexible, lo que reduce la barrera de entrada para decisiones de último minuto.</w:t>
            </w:r>
          </w:p>
          <w:p w14:paraId="1C28D426" w14:textId="77777777" w:rsidR="00083B5C" w:rsidRPr="00083B5C" w:rsidRDefault="00083B5C" w:rsidP="00083B5C">
            <w:pPr>
              <w:spacing w:after="0" w:line="276" w:lineRule="auto"/>
              <w:jc w:val="both"/>
              <w:rPr>
                <w:rFonts w:ascii="Arial" w:eastAsia="Arial" w:hAnsi="Arial" w:cs="Arial"/>
                <w:b/>
                <w:bCs/>
                <w:sz w:val="24"/>
                <w:szCs w:val="24"/>
              </w:rPr>
            </w:pPr>
            <w:r w:rsidRPr="00083B5C">
              <w:rPr>
                <w:rFonts w:ascii="Arial" w:eastAsia="Arial" w:hAnsi="Arial" w:cs="Arial"/>
                <w:b/>
                <w:bCs/>
                <w:sz w:val="24"/>
                <w:szCs w:val="24"/>
              </w:rPr>
              <w:t xml:space="preserve">4. Confirmación y </w:t>
            </w:r>
            <w:proofErr w:type="spellStart"/>
            <w:r w:rsidRPr="00083B5C">
              <w:rPr>
                <w:rFonts w:ascii="Arial" w:eastAsia="Arial" w:hAnsi="Arial" w:cs="Arial"/>
                <w:b/>
                <w:bCs/>
                <w:sz w:val="24"/>
                <w:szCs w:val="24"/>
              </w:rPr>
              <w:t>Concierge</w:t>
            </w:r>
            <w:proofErr w:type="spellEnd"/>
            <w:r w:rsidRPr="00083B5C">
              <w:rPr>
                <w:rFonts w:ascii="Arial" w:eastAsia="Arial" w:hAnsi="Arial" w:cs="Arial"/>
                <w:b/>
                <w:bCs/>
                <w:sz w:val="24"/>
                <w:szCs w:val="24"/>
              </w:rPr>
              <w:t xml:space="preserve"> Digital</w:t>
            </w:r>
          </w:p>
          <w:p w14:paraId="655F84C7" w14:textId="77777777" w:rsidR="00083B5C" w:rsidRPr="00083B5C" w:rsidRDefault="00083B5C" w:rsidP="00083B5C">
            <w:pPr>
              <w:spacing w:after="0" w:line="276" w:lineRule="auto"/>
              <w:jc w:val="both"/>
              <w:rPr>
                <w:rFonts w:ascii="Arial" w:eastAsia="Arial" w:hAnsi="Arial" w:cs="Arial"/>
                <w:sz w:val="24"/>
                <w:szCs w:val="24"/>
              </w:rPr>
            </w:pPr>
            <w:r w:rsidRPr="00083B5C">
              <w:rPr>
                <w:rFonts w:ascii="Arial" w:eastAsia="Arial" w:hAnsi="Arial" w:cs="Arial"/>
                <w:sz w:val="24"/>
                <w:szCs w:val="24"/>
              </w:rPr>
              <w:t>Una vez realizada la compra, el cliente recibe una confirmación automatizada vía WhatsApp y correo electrónico, que incluye:</w:t>
            </w:r>
          </w:p>
          <w:p w14:paraId="1C75B15E" w14:textId="77777777" w:rsidR="00083B5C" w:rsidRPr="00083B5C" w:rsidRDefault="00083B5C" w:rsidP="00083B5C">
            <w:pPr>
              <w:numPr>
                <w:ilvl w:val="0"/>
                <w:numId w:val="15"/>
              </w:numPr>
              <w:spacing w:after="0" w:line="276" w:lineRule="auto"/>
              <w:jc w:val="both"/>
              <w:rPr>
                <w:rFonts w:ascii="Arial" w:eastAsia="Arial" w:hAnsi="Arial" w:cs="Arial"/>
                <w:sz w:val="24"/>
                <w:szCs w:val="24"/>
              </w:rPr>
            </w:pPr>
            <w:r w:rsidRPr="00083B5C">
              <w:rPr>
                <w:rFonts w:ascii="Arial" w:eastAsia="Arial" w:hAnsi="Arial" w:cs="Arial"/>
                <w:b/>
                <w:bCs/>
                <w:sz w:val="24"/>
                <w:szCs w:val="24"/>
              </w:rPr>
              <w:t>Acceso Digital:</w:t>
            </w:r>
            <w:r w:rsidRPr="00083B5C">
              <w:rPr>
                <w:rFonts w:ascii="Arial" w:eastAsia="Arial" w:hAnsi="Arial" w:cs="Arial"/>
                <w:sz w:val="24"/>
                <w:szCs w:val="24"/>
              </w:rPr>
              <w:t xml:space="preserve"> Código </w:t>
            </w:r>
            <w:proofErr w:type="gramStart"/>
            <w:r w:rsidRPr="00083B5C">
              <w:rPr>
                <w:rFonts w:ascii="Arial" w:eastAsia="Arial" w:hAnsi="Arial" w:cs="Arial"/>
                <w:sz w:val="24"/>
                <w:szCs w:val="24"/>
              </w:rPr>
              <w:t xml:space="preserve">de </w:t>
            </w:r>
            <w:proofErr w:type="spellStart"/>
            <w:r w:rsidRPr="00083B5C">
              <w:rPr>
                <w:rFonts w:ascii="Arial" w:eastAsia="Arial" w:hAnsi="Arial" w:cs="Arial"/>
                <w:sz w:val="24"/>
                <w:szCs w:val="24"/>
              </w:rPr>
              <w:t>check</w:t>
            </w:r>
            <w:proofErr w:type="spellEnd"/>
            <w:r w:rsidRPr="00083B5C">
              <w:rPr>
                <w:rFonts w:ascii="Arial" w:eastAsia="Arial" w:hAnsi="Arial" w:cs="Arial"/>
                <w:sz w:val="24"/>
                <w:szCs w:val="24"/>
              </w:rPr>
              <w:t>-in</w:t>
            </w:r>
            <w:proofErr w:type="gramEnd"/>
            <w:r w:rsidRPr="00083B5C">
              <w:rPr>
                <w:rFonts w:ascii="Arial" w:eastAsia="Arial" w:hAnsi="Arial" w:cs="Arial"/>
                <w:sz w:val="24"/>
                <w:szCs w:val="24"/>
              </w:rPr>
              <w:t xml:space="preserve"> (Smart Lock) y manual de bienvenida digital.</w:t>
            </w:r>
          </w:p>
          <w:p w14:paraId="6A222C47" w14:textId="77777777" w:rsidR="00083B5C" w:rsidRPr="00083B5C" w:rsidRDefault="00083B5C" w:rsidP="00083B5C">
            <w:pPr>
              <w:numPr>
                <w:ilvl w:val="0"/>
                <w:numId w:val="15"/>
              </w:numPr>
              <w:spacing w:after="0" w:line="276" w:lineRule="auto"/>
              <w:jc w:val="both"/>
              <w:rPr>
                <w:rFonts w:ascii="Arial" w:eastAsia="Arial" w:hAnsi="Arial" w:cs="Arial"/>
                <w:sz w:val="24"/>
                <w:szCs w:val="24"/>
              </w:rPr>
            </w:pPr>
            <w:r w:rsidRPr="00083B5C">
              <w:rPr>
                <w:rFonts w:ascii="Arial" w:eastAsia="Arial" w:hAnsi="Arial" w:cs="Arial"/>
                <w:b/>
                <w:bCs/>
                <w:sz w:val="24"/>
                <w:szCs w:val="24"/>
              </w:rPr>
              <w:t>Canal de Comunicación Directo:</w:t>
            </w:r>
            <w:r w:rsidRPr="00083B5C">
              <w:rPr>
                <w:rFonts w:ascii="Arial" w:eastAsia="Arial" w:hAnsi="Arial" w:cs="Arial"/>
                <w:sz w:val="24"/>
                <w:szCs w:val="24"/>
              </w:rPr>
              <w:t xml:space="preserve"> Contacto con un "</w:t>
            </w:r>
            <w:proofErr w:type="spellStart"/>
            <w:r w:rsidRPr="00083B5C">
              <w:rPr>
                <w:rFonts w:ascii="Arial" w:eastAsia="Arial" w:hAnsi="Arial" w:cs="Arial"/>
                <w:sz w:val="24"/>
                <w:szCs w:val="24"/>
              </w:rPr>
              <w:t>Concierge</w:t>
            </w:r>
            <w:proofErr w:type="spellEnd"/>
            <w:r w:rsidRPr="00083B5C">
              <w:rPr>
                <w:rFonts w:ascii="Arial" w:eastAsia="Arial" w:hAnsi="Arial" w:cs="Arial"/>
                <w:sz w:val="24"/>
                <w:szCs w:val="24"/>
              </w:rPr>
              <w:t xml:space="preserve"> Digital" para coordinar detalles logísticos previos al arribo.</w:t>
            </w:r>
          </w:p>
          <w:p w14:paraId="6A4A8894" w14:textId="77777777" w:rsidR="00083B5C" w:rsidRPr="001A7203" w:rsidRDefault="00083B5C">
            <w:pPr>
              <w:spacing w:after="0" w:line="276" w:lineRule="auto"/>
              <w:jc w:val="both"/>
              <w:rPr>
                <w:rFonts w:ascii="Arial" w:eastAsia="Arial" w:hAnsi="Arial" w:cs="Arial"/>
                <w:sz w:val="24"/>
                <w:szCs w:val="24"/>
                <w:rPrChange w:id="174" w:author="Juan Pablo Guinart F." w:date="2026-01-16T20:57:00Z" w16du:dateUtc="2026-01-16T23:57:00Z">
                  <w:rPr>
                    <w:rFonts w:ascii="Verdana" w:eastAsia="Verdana" w:hAnsi="Verdana" w:cs="Verdana"/>
                    <w:sz w:val="20"/>
                    <w:szCs w:val="20"/>
                  </w:rPr>
                </w:rPrChange>
              </w:rPr>
            </w:pPr>
          </w:p>
        </w:tc>
      </w:tr>
    </w:tbl>
    <w:p w14:paraId="228B7D28" w14:textId="77777777" w:rsidR="0075069A" w:rsidRDefault="0075069A">
      <w:pPr>
        <w:spacing w:line="360" w:lineRule="auto"/>
        <w:ind w:left="720" w:hanging="720"/>
        <w:rPr>
          <w:b/>
          <w:sz w:val="24"/>
          <w:szCs w:val="24"/>
        </w:rPr>
        <w:pPrChange w:id="175" w:author="Juan Pablo Guinart F." w:date="2026-01-16T21:32:00Z" w16du:dateUtc="2026-01-17T00:32:00Z">
          <w:pPr>
            <w:spacing w:line="360" w:lineRule="auto"/>
          </w:pPr>
        </w:pPrChange>
      </w:pPr>
    </w:p>
    <w:p w14:paraId="5C4D26EB" w14:textId="33DFA927" w:rsidR="0075069A" w:rsidRDefault="00A0321B">
      <w:pPr>
        <w:spacing w:line="360" w:lineRule="auto"/>
        <w:jc w:val="both"/>
        <w:rPr>
          <w:b/>
          <w:sz w:val="24"/>
          <w:szCs w:val="24"/>
        </w:rPr>
      </w:pPr>
      <w:ins w:id="176" w:author="Juan Pablo Guinart F." w:date="2026-01-16T22:14:00Z" w16du:dateUtc="2026-01-17T01:14:00Z">
        <w:r>
          <w:rPr>
            <w:b/>
            <w:sz w:val="24"/>
            <w:szCs w:val="24"/>
          </w:rPr>
          <w:t xml:space="preserve"> </w:t>
        </w:r>
      </w:ins>
      <w:ins w:id="177" w:author="Juan Pablo Guinart F." w:date="2026-06-29T00:09:00Z" w16du:dateUtc="2026-06-29T04:09:00Z">
        <w:r w:rsidR="00B015C3" w:rsidRPr="00B015C3">
          <w:rPr>
            <w:b/>
            <w:sz w:val="24"/>
            <w:szCs w:val="24"/>
          </w:rPr>
          <w:t>https://www.latercera.com/tendencias/noticia/como-es-patagonia-camp-el-hotel-chileno-elegido-segundo-mejor-del-mundo-en-el-ranking-tripadvisor-2026/</w:t>
        </w:r>
      </w:ins>
    </w:p>
    <w:p w14:paraId="16DAF8D7" w14:textId="77777777" w:rsidR="0075069A" w:rsidRDefault="0075069A">
      <w:pPr>
        <w:spacing w:line="360" w:lineRule="auto"/>
        <w:jc w:val="both"/>
        <w:rPr>
          <w:b/>
          <w:sz w:val="24"/>
          <w:szCs w:val="24"/>
        </w:rPr>
      </w:pPr>
    </w:p>
    <w:p w14:paraId="6989000F" w14:textId="77777777" w:rsidR="0075069A" w:rsidRDefault="0075069A">
      <w:pPr>
        <w:spacing w:line="360" w:lineRule="auto"/>
        <w:jc w:val="both"/>
        <w:rPr>
          <w:b/>
          <w:sz w:val="24"/>
          <w:szCs w:val="24"/>
        </w:rPr>
      </w:pPr>
    </w:p>
    <w:p w14:paraId="47D422E1" w14:textId="77777777" w:rsidR="0075069A" w:rsidRDefault="00000000">
      <w:pPr>
        <w:spacing w:line="360" w:lineRule="auto"/>
        <w:jc w:val="both"/>
        <w:rPr>
          <w:b/>
          <w:sz w:val="24"/>
          <w:szCs w:val="24"/>
        </w:rPr>
      </w:pPr>
      <w:r>
        <w:rPr>
          <w:b/>
          <w:noProof/>
          <w:sz w:val="24"/>
          <w:szCs w:val="24"/>
        </w:rPr>
        <w:drawing>
          <wp:inline distT="114300" distB="114300" distL="114300" distR="114300" wp14:anchorId="38FA8CA2" wp14:editId="7EF20215">
            <wp:extent cx="5612130" cy="31623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612130" cy="3162300"/>
                    </a:xfrm>
                    <a:prstGeom prst="rect">
                      <a:avLst/>
                    </a:prstGeom>
                    <a:ln/>
                  </pic:spPr>
                </pic:pic>
              </a:graphicData>
            </a:graphic>
          </wp:inline>
        </w:drawing>
      </w:r>
    </w:p>
    <w:p w14:paraId="304AED01" w14:textId="77777777" w:rsidR="0075069A" w:rsidRDefault="00000000">
      <w:pPr>
        <w:spacing w:line="360" w:lineRule="auto"/>
        <w:jc w:val="both"/>
        <w:rPr>
          <w:b/>
          <w:sz w:val="24"/>
          <w:szCs w:val="24"/>
        </w:rPr>
      </w:pPr>
      <w:r>
        <w:rPr>
          <w:b/>
          <w:noProof/>
          <w:sz w:val="24"/>
          <w:szCs w:val="24"/>
        </w:rPr>
        <w:drawing>
          <wp:inline distT="114300" distB="114300" distL="114300" distR="114300" wp14:anchorId="2546DAAA" wp14:editId="2A3F6920">
            <wp:extent cx="5612130" cy="3162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612130" cy="3162300"/>
                    </a:xfrm>
                    <a:prstGeom prst="rect">
                      <a:avLst/>
                    </a:prstGeom>
                    <a:ln/>
                  </pic:spPr>
                </pic:pic>
              </a:graphicData>
            </a:graphic>
          </wp:inline>
        </w:drawing>
      </w:r>
    </w:p>
    <w:p w14:paraId="4572FBFB" w14:textId="77777777" w:rsidR="0075069A" w:rsidRDefault="0075069A">
      <w:pPr>
        <w:spacing w:line="360" w:lineRule="auto"/>
        <w:jc w:val="both"/>
        <w:rPr>
          <w:b/>
          <w:sz w:val="24"/>
          <w:szCs w:val="24"/>
        </w:rPr>
      </w:pPr>
    </w:p>
    <w:p w14:paraId="6739A3FF" w14:textId="77777777" w:rsidR="0075069A" w:rsidRDefault="0075069A">
      <w:pPr>
        <w:spacing w:line="360" w:lineRule="auto"/>
        <w:jc w:val="both"/>
        <w:rPr>
          <w:b/>
          <w:sz w:val="24"/>
          <w:szCs w:val="24"/>
        </w:rPr>
      </w:pPr>
    </w:p>
    <w:p w14:paraId="29556958" w14:textId="29F6046A" w:rsidR="0075069A" w:rsidRDefault="00DE5CC9">
      <w:pPr>
        <w:spacing w:line="360" w:lineRule="auto"/>
        <w:jc w:val="both"/>
        <w:rPr>
          <w:b/>
          <w:sz w:val="24"/>
          <w:szCs w:val="24"/>
        </w:rPr>
      </w:pPr>
      <w:r>
        <w:rPr>
          <w:b/>
          <w:noProof/>
          <w:sz w:val="32"/>
          <w:szCs w:val="32"/>
        </w:rPr>
        <w:drawing>
          <wp:inline distT="114300" distB="114300" distL="114300" distR="114300" wp14:anchorId="5E142615" wp14:editId="433C868E">
            <wp:extent cx="4763824" cy="2691015"/>
            <wp:effectExtent l="0" t="0" r="0" b="0"/>
            <wp:docPr id="8" name="image1.png" descr="Un grupo de personas en un desier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1.png" descr="Un grupo de personas en un desierto&#10;&#10;El contenido generado por IA puede ser incorrecto."/>
                    <pic:cNvPicPr preferRelativeResize="0"/>
                  </pic:nvPicPr>
                  <pic:blipFill>
                    <a:blip r:embed="rId24"/>
                    <a:srcRect/>
                    <a:stretch>
                      <a:fillRect/>
                    </a:stretch>
                  </pic:blipFill>
                  <pic:spPr>
                    <a:xfrm>
                      <a:off x="0" y="0"/>
                      <a:ext cx="4763824" cy="2691015"/>
                    </a:xfrm>
                    <a:prstGeom prst="rect">
                      <a:avLst/>
                    </a:prstGeom>
                    <a:ln/>
                  </pic:spPr>
                </pic:pic>
              </a:graphicData>
            </a:graphic>
          </wp:inline>
        </w:drawing>
      </w:r>
    </w:p>
    <w:sectPr w:rsidR="0075069A">
      <w:headerReference w:type="default" r:id="rId25"/>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uan Pablo Guinart F." w:date="2026-01-16T13:01:00Z" w:initials="JG">
    <w:p w14:paraId="3B1D96B5" w14:textId="77777777" w:rsidR="0007438C" w:rsidRDefault="0007438C" w:rsidP="0007438C">
      <w:pPr>
        <w:pStyle w:val="Textocomentario"/>
      </w:pPr>
      <w:r>
        <w:rPr>
          <w:rStyle w:val="Refdecomentario"/>
        </w:rPr>
        <w:annotationRef/>
      </w:r>
      <w:r>
        <w:t xml:space="preserve">Doble explicación con lo anterior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1D96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67C5A" w16cex:dateUtc="2026-01-16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1D96B5" w16cid:durableId="06367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0B533" w14:textId="77777777" w:rsidR="00466E2A" w:rsidRDefault="00466E2A">
      <w:pPr>
        <w:spacing w:after="0" w:line="240" w:lineRule="auto"/>
      </w:pPr>
      <w:r>
        <w:separator/>
      </w:r>
    </w:p>
  </w:endnote>
  <w:endnote w:type="continuationSeparator" w:id="0">
    <w:p w14:paraId="45B02617" w14:textId="77777777" w:rsidR="00466E2A" w:rsidRDefault="00466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A860" w14:textId="77777777" w:rsidR="00466E2A" w:rsidRDefault="00466E2A">
      <w:pPr>
        <w:spacing w:after="0" w:line="240" w:lineRule="auto"/>
      </w:pPr>
      <w:r>
        <w:separator/>
      </w:r>
    </w:p>
  </w:footnote>
  <w:footnote w:type="continuationSeparator" w:id="0">
    <w:p w14:paraId="4C4128FC" w14:textId="77777777" w:rsidR="00466E2A" w:rsidRDefault="00466E2A">
      <w:pPr>
        <w:spacing w:after="0" w:line="240" w:lineRule="auto"/>
      </w:pPr>
      <w:r>
        <w:continuationSeparator/>
      </w:r>
    </w:p>
  </w:footnote>
  <w:footnote w:id="1">
    <w:p w14:paraId="06760B1E" w14:textId="216A2755" w:rsidR="00E014BA" w:rsidRDefault="00E014BA">
      <w:pPr>
        <w:pStyle w:val="Textonotapie"/>
      </w:pPr>
      <w:r>
        <w:rPr>
          <w:rStyle w:val="Refdenotaalpie"/>
        </w:rPr>
        <w:footnoteRef/>
      </w:r>
      <w:r>
        <w:t xml:space="preserve"> </w:t>
      </w:r>
      <w:r w:rsidRPr="00E014BA">
        <w:t>https://www.hosteltur.com/172234_cuatro-tendencias-que-marcaran-el-turismo-en-2026-segun-hilton.html#:~:text=El%20estudio%20de%20tendencias%20de%20viaje%2C%20basado,y%20la%20b%C3%BAsqueda%20de%20experiencias%20con%20significado.</w:t>
      </w:r>
    </w:p>
  </w:footnote>
  <w:footnote w:id="2">
    <w:p w14:paraId="008D33C8" w14:textId="44E63BA1" w:rsidR="00387B72" w:rsidRDefault="00387B72">
      <w:pPr>
        <w:pStyle w:val="Textonotapie"/>
      </w:pPr>
      <w:r>
        <w:rPr>
          <w:rStyle w:val="Refdenotaalpie"/>
        </w:rPr>
        <w:footnoteRef/>
      </w:r>
      <w:r>
        <w:t xml:space="preserve"> </w:t>
      </w:r>
      <w:r w:rsidRPr="00387B72">
        <w:t>https://www.instagram.com/p/DPH9x5TiHPA/?img_index=2</w:t>
      </w:r>
    </w:p>
  </w:footnote>
  <w:footnote w:id="3">
    <w:p w14:paraId="2BA98AD5" w14:textId="0D9D1C84" w:rsidR="00434C86" w:rsidRDefault="00434C86">
      <w:pPr>
        <w:pStyle w:val="Textonotapie"/>
      </w:pPr>
      <w:r>
        <w:rPr>
          <w:rStyle w:val="Refdenotaalpie"/>
        </w:rPr>
        <w:footnoteRef/>
      </w:r>
      <w:r>
        <w:t xml:space="preserve"> </w:t>
      </w:r>
      <w:r w:rsidR="0053217E" w:rsidRPr="0053217E">
        <w:t>https://www.eleconomista.es/branded-content/noticias/13692816/12/25/nuevas-tendencias-apuntan-en-2026-a-un-turismo-mas-inteligente-emocional-y-disenado-a-medida-por-el-propio-viajero.html</w:t>
      </w:r>
    </w:p>
  </w:footnote>
  <w:footnote w:id="4">
    <w:p w14:paraId="56880BAE" w14:textId="5827D6AD" w:rsidR="008B6C40" w:rsidRDefault="008B6C40">
      <w:pPr>
        <w:pStyle w:val="Textonotapie"/>
      </w:pPr>
      <w:r>
        <w:rPr>
          <w:rStyle w:val="Refdenotaalpie"/>
        </w:rPr>
        <w:footnoteRef/>
      </w:r>
      <w:r>
        <w:t xml:space="preserve"> </w:t>
      </w:r>
    </w:p>
  </w:footnote>
  <w:footnote w:id="5">
    <w:p w14:paraId="28CEC312" w14:textId="1FB653DB" w:rsidR="00402E3B" w:rsidRDefault="00402E3B">
      <w:pPr>
        <w:pStyle w:val="Textonotapie"/>
      </w:pPr>
      <w:ins w:id="97" w:author="Juan Pablo Guinart F." w:date="2026-01-16T21:36:00Z" w16du:dateUtc="2026-01-17T00:36:00Z">
        <w:r>
          <w:rPr>
            <w:rStyle w:val="Refdenotaalpie"/>
          </w:rPr>
          <w:footnoteRef/>
        </w:r>
        <w:r>
          <w:t xml:space="preserve"> </w:t>
        </w:r>
        <w:r w:rsidRPr="00402E3B">
          <w:t>https://www.bcentral.cl/w/turismo-receptivo-en-chile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3341" w14:textId="77777777" w:rsidR="0075069A" w:rsidRDefault="0075069A"/>
  <w:tbl>
    <w:tblPr>
      <w:tblStyle w:val="a9"/>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75069A" w14:paraId="09670B72" w14:textId="77777777">
      <w:trPr>
        <w:trHeight w:val="762"/>
      </w:trPr>
      <w:tc>
        <w:tcPr>
          <w:tcW w:w="2946" w:type="dxa"/>
          <w:tcMar>
            <w:top w:w="100" w:type="dxa"/>
            <w:left w:w="100" w:type="dxa"/>
            <w:bottom w:w="100" w:type="dxa"/>
            <w:right w:w="100" w:type="dxa"/>
          </w:tcMar>
        </w:tcPr>
        <w:p w14:paraId="5AB838E7" w14:textId="77777777" w:rsidR="0075069A" w:rsidRDefault="00000000">
          <w:pPr>
            <w:widowControl w:val="0"/>
            <w:pBdr>
              <w:top w:val="nil"/>
              <w:left w:val="nil"/>
              <w:bottom w:val="nil"/>
              <w:right w:val="nil"/>
              <w:between w:val="nil"/>
            </w:pBdr>
            <w:spacing w:after="0" w:line="240" w:lineRule="auto"/>
            <w:jc w:val="center"/>
          </w:pPr>
          <w:r>
            <w:t>PREPARACION Y EVALUACION DE PROYECTOS</w:t>
          </w:r>
        </w:p>
      </w:tc>
      <w:tc>
        <w:tcPr>
          <w:tcW w:w="2946" w:type="dxa"/>
          <w:tcMar>
            <w:top w:w="100" w:type="dxa"/>
            <w:left w:w="100" w:type="dxa"/>
            <w:bottom w:w="100" w:type="dxa"/>
            <w:right w:w="100" w:type="dxa"/>
          </w:tcMar>
        </w:tcPr>
        <w:p w14:paraId="686BCC29" w14:textId="77777777" w:rsidR="0075069A" w:rsidRDefault="00000000">
          <w:pPr>
            <w:widowControl w:val="0"/>
            <w:pBdr>
              <w:top w:val="nil"/>
              <w:left w:val="nil"/>
              <w:bottom w:val="nil"/>
              <w:right w:val="nil"/>
              <w:between w:val="nil"/>
            </w:pBdr>
            <w:spacing w:after="0" w:line="240" w:lineRule="auto"/>
            <w:jc w:val="center"/>
          </w:pPr>
          <w:r>
            <w:t>PR-DOCH-025</w:t>
          </w:r>
        </w:p>
      </w:tc>
      <w:tc>
        <w:tcPr>
          <w:tcW w:w="2946" w:type="dxa"/>
          <w:tcMar>
            <w:top w:w="100" w:type="dxa"/>
            <w:left w:w="100" w:type="dxa"/>
            <w:bottom w:w="100" w:type="dxa"/>
            <w:right w:w="100" w:type="dxa"/>
          </w:tcMar>
        </w:tcPr>
        <w:p w14:paraId="0A841D5C" w14:textId="77777777" w:rsidR="0075069A" w:rsidRDefault="00000000">
          <w:pPr>
            <w:widowControl w:val="0"/>
            <w:pBdr>
              <w:top w:val="nil"/>
              <w:left w:val="nil"/>
              <w:bottom w:val="nil"/>
              <w:right w:val="nil"/>
              <w:between w:val="nil"/>
            </w:pBdr>
            <w:spacing w:after="0" w:line="240" w:lineRule="auto"/>
            <w:jc w:val="center"/>
          </w:pPr>
          <w:r>
            <w:t xml:space="preserve">Página: </w:t>
          </w:r>
          <w:r>
            <w:fldChar w:fldCharType="begin"/>
          </w:r>
          <w:r>
            <w:instrText>PAGE</w:instrText>
          </w:r>
          <w:r>
            <w:fldChar w:fldCharType="separate"/>
          </w:r>
          <w:r w:rsidR="00547C38">
            <w:rPr>
              <w:noProof/>
            </w:rPr>
            <w:t>1</w:t>
          </w:r>
          <w:r>
            <w:fldChar w:fldCharType="end"/>
          </w:r>
        </w:p>
      </w:tc>
    </w:tr>
    <w:tr w:rsidR="0075069A" w14:paraId="6B0DEAC6" w14:textId="77777777">
      <w:tc>
        <w:tcPr>
          <w:tcW w:w="2946" w:type="dxa"/>
          <w:tcMar>
            <w:top w:w="100" w:type="dxa"/>
            <w:left w:w="100" w:type="dxa"/>
            <w:bottom w:w="100" w:type="dxa"/>
            <w:right w:w="100" w:type="dxa"/>
          </w:tcMar>
        </w:tcPr>
        <w:p w14:paraId="512ED0A8" w14:textId="77777777" w:rsidR="0075069A" w:rsidRDefault="00000000">
          <w:pPr>
            <w:widowControl w:val="0"/>
            <w:pBdr>
              <w:top w:val="nil"/>
              <w:left w:val="nil"/>
              <w:bottom w:val="nil"/>
              <w:right w:val="nil"/>
              <w:between w:val="nil"/>
            </w:pBdr>
            <w:spacing w:after="0" w:line="240" w:lineRule="auto"/>
            <w:jc w:val="center"/>
          </w:pPr>
          <w:r>
            <w:t>PERFIL DE PROYECTO</w:t>
          </w:r>
        </w:p>
      </w:tc>
      <w:tc>
        <w:tcPr>
          <w:tcW w:w="2946" w:type="dxa"/>
          <w:tcMar>
            <w:top w:w="100" w:type="dxa"/>
            <w:left w:w="100" w:type="dxa"/>
            <w:bottom w:w="100" w:type="dxa"/>
            <w:right w:w="100" w:type="dxa"/>
          </w:tcMar>
        </w:tcPr>
        <w:p w14:paraId="0C07985F" w14:textId="77777777" w:rsidR="0075069A" w:rsidRDefault="00000000">
          <w:pPr>
            <w:widowControl w:val="0"/>
            <w:pBdr>
              <w:top w:val="nil"/>
              <w:left w:val="nil"/>
              <w:bottom w:val="nil"/>
              <w:right w:val="nil"/>
              <w:between w:val="nil"/>
            </w:pBdr>
            <w:spacing w:after="0" w:line="240" w:lineRule="auto"/>
            <w:jc w:val="center"/>
          </w:pPr>
          <w:r>
            <w:t>Etapa: Pre-Inversión</w:t>
          </w:r>
        </w:p>
      </w:tc>
      <w:tc>
        <w:tcPr>
          <w:tcW w:w="2946" w:type="dxa"/>
          <w:tcMar>
            <w:top w:w="100" w:type="dxa"/>
            <w:left w:w="100" w:type="dxa"/>
            <w:bottom w:w="100" w:type="dxa"/>
            <w:right w:w="100" w:type="dxa"/>
          </w:tcMar>
        </w:tcPr>
        <w:p w14:paraId="1A6D381A" w14:textId="77777777" w:rsidR="0075069A" w:rsidRDefault="00000000">
          <w:pPr>
            <w:widowControl w:val="0"/>
            <w:pBdr>
              <w:top w:val="nil"/>
              <w:left w:val="nil"/>
              <w:bottom w:val="nil"/>
              <w:right w:val="nil"/>
              <w:between w:val="nil"/>
            </w:pBdr>
            <w:spacing w:after="0" w:line="240" w:lineRule="auto"/>
            <w:jc w:val="center"/>
          </w:pPr>
          <w:r>
            <w:t xml:space="preserve">Autor: JPG - LAU </w:t>
          </w:r>
        </w:p>
      </w:tc>
    </w:tr>
  </w:tbl>
  <w:p w14:paraId="0FF4AA04" w14:textId="77777777" w:rsidR="0075069A" w:rsidRDefault="007506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E9E"/>
    <w:multiLevelType w:val="multilevel"/>
    <w:tmpl w:val="2310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544A"/>
    <w:multiLevelType w:val="hybridMultilevel"/>
    <w:tmpl w:val="CD04C12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57D228E"/>
    <w:multiLevelType w:val="multilevel"/>
    <w:tmpl w:val="C654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196543"/>
    <w:multiLevelType w:val="hybridMultilevel"/>
    <w:tmpl w:val="3B3E4908"/>
    <w:lvl w:ilvl="0" w:tplc="340A000F">
      <w:start w:val="1"/>
      <w:numFmt w:val="decimal"/>
      <w:lvlText w:val="%1."/>
      <w:lvlJc w:val="left"/>
      <w:pPr>
        <w:ind w:left="720" w:hanging="360"/>
      </w:pPr>
      <w:rPr>
        <w:rFonts w:hint="default"/>
        <w:b/>
        <w:bCs/>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CE32CBB"/>
    <w:multiLevelType w:val="hybridMultilevel"/>
    <w:tmpl w:val="7E2CBD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17353DF"/>
    <w:multiLevelType w:val="multilevel"/>
    <w:tmpl w:val="C388AFBC"/>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0B26EF"/>
    <w:multiLevelType w:val="multilevel"/>
    <w:tmpl w:val="AE0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C0021"/>
    <w:multiLevelType w:val="multilevel"/>
    <w:tmpl w:val="35F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C2BBB"/>
    <w:multiLevelType w:val="multilevel"/>
    <w:tmpl w:val="B6D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62AEE"/>
    <w:multiLevelType w:val="multilevel"/>
    <w:tmpl w:val="5DE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3555F"/>
    <w:multiLevelType w:val="multilevel"/>
    <w:tmpl w:val="B6D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A5C73"/>
    <w:multiLevelType w:val="multilevel"/>
    <w:tmpl w:val="D56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727A7"/>
    <w:multiLevelType w:val="multilevel"/>
    <w:tmpl w:val="E08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C6BFA"/>
    <w:multiLevelType w:val="hybridMultilevel"/>
    <w:tmpl w:val="25E649CC"/>
    <w:lvl w:ilvl="0" w:tplc="340A0001">
      <w:start w:val="1"/>
      <w:numFmt w:val="bullet"/>
      <w:lvlText w:val=""/>
      <w:lvlJc w:val="left"/>
      <w:pPr>
        <w:ind w:left="792" w:hanging="360"/>
      </w:pPr>
      <w:rPr>
        <w:rFonts w:ascii="Symbol" w:hAnsi="Symbol" w:hint="default"/>
      </w:rPr>
    </w:lvl>
    <w:lvl w:ilvl="1" w:tplc="340A0003" w:tentative="1">
      <w:start w:val="1"/>
      <w:numFmt w:val="bullet"/>
      <w:lvlText w:val="o"/>
      <w:lvlJc w:val="left"/>
      <w:pPr>
        <w:ind w:left="1512" w:hanging="360"/>
      </w:pPr>
      <w:rPr>
        <w:rFonts w:ascii="Courier New" w:hAnsi="Courier New" w:cs="Courier New"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14" w15:restartNumberingAfterBreak="0">
    <w:nsid w:val="7E6D77CE"/>
    <w:multiLevelType w:val="multilevel"/>
    <w:tmpl w:val="C5E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537779">
    <w:abstractNumId w:val="5"/>
  </w:num>
  <w:num w:numId="2" w16cid:durableId="1186214928">
    <w:abstractNumId w:val="13"/>
  </w:num>
  <w:num w:numId="3" w16cid:durableId="1145051765">
    <w:abstractNumId w:val="3"/>
  </w:num>
  <w:num w:numId="4" w16cid:durableId="222523991">
    <w:abstractNumId w:val="9"/>
  </w:num>
  <w:num w:numId="5" w16cid:durableId="1183319244">
    <w:abstractNumId w:val="4"/>
  </w:num>
  <w:num w:numId="6" w16cid:durableId="917638355">
    <w:abstractNumId w:val="12"/>
  </w:num>
  <w:num w:numId="7" w16cid:durableId="2098674476">
    <w:abstractNumId w:val="11"/>
  </w:num>
  <w:num w:numId="8" w16cid:durableId="1516076388">
    <w:abstractNumId w:val="6"/>
  </w:num>
  <w:num w:numId="9" w16cid:durableId="339746220">
    <w:abstractNumId w:val="10"/>
  </w:num>
  <w:num w:numId="10" w16cid:durableId="1361662436">
    <w:abstractNumId w:val="2"/>
  </w:num>
  <w:num w:numId="11" w16cid:durableId="1735860269">
    <w:abstractNumId w:val="1"/>
  </w:num>
  <w:num w:numId="12" w16cid:durableId="1525971767">
    <w:abstractNumId w:val="0"/>
  </w:num>
  <w:num w:numId="13" w16cid:durableId="1471021652">
    <w:abstractNumId w:val="8"/>
  </w:num>
  <w:num w:numId="14" w16cid:durableId="2111267544">
    <w:abstractNumId w:val="14"/>
  </w:num>
  <w:num w:numId="15" w16cid:durableId="113725695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Guinart F.">
    <w15:presenceInfo w15:providerId="Windows Live" w15:userId="ec14b63e6fe65e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9A"/>
    <w:rsid w:val="00042BEA"/>
    <w:rsid w:val="0007438C"/>
    <w:rsid w:val="00083B5C"/>
    <w:rsid w:val="001162D1"/>
    <w:rsid w:val="00145739"/>
    <w:rsid w:val="001A7203"/>
    <w:rsid w:val="001F2AA3"/>
    <w:rsid w:val="00222A66"/>
    <w:rsid w:val="002C36E0"/>
    <w:rsid w:val="00387B72"/>
    <w:rsid w:val="003F6116"/>
    <w:rsid w:val="00402AD7"/>
    <w:rsid w:val="00402E3B"/>
    <w:rsid w:val="00434C86"/>
    <w:rsid w:val="00450314"/>
    <w:rsid w:val="004561C5"/>
    <w:rsid w:val="00466E2A"/>
    <w:rsid w:val="0047046E"/>
    <w:rsid w:val="004949E7"/>
    <w:rsid w:val="0053217E"/>
    <w:rsid w:val="00547C38"/>
    <w:rsid w:val="005529A2"/>
    <w:rsid w:val="005636E4"/>
    <w:rsid w:val="00604AB6"/>
    <w:rsid w:val="00650B7A"/>
    <w:rsid w:val="00663B05"/>
    <w:rsid w:val="00675D77"/>
    <w:rsid w:val="00690354"/>
    <w:rsid w:val="00695C85"/>
    <w:rsid w:val="007062B5"/>
    <w:rsid w:val="0075069A"/>
    <w:rsid w:val="00801EC0"/>
    <w:rsid w:val="008B6C40"/>
    <w:rsid w:val="00931ACC"/>
    <w:rsid w:val="00984B06"/>
    <w:rsid w:val="00A0321B"/>
    <w:rsid w:val="00A53303"/>
    <w:rsid w:val="00AD12CB"/>
    <w:rsid w:val="00AD5982"/>
    <w:rsid w:val="00B015C3"/>
    <w:rsid w:val="00B17BD5"/>
    <w:rsid w:val="00B468DA"/>
    <w:rsid w:val="00B81ECD"/>
    <w:rsid w:val="00C01F3F"/>
    <w:rsid w:val="00C1411F"/>
    <w:rsid w:val="00C2733D"/>
    <w:rsid w:val="00C30ED2"/>
    <w:rsid w:val="00CC1D56"/>
    <w:rsid w:val="00D765D8"/>
    <w:rsid w:val="00DE5CC9"/>
    <w:rsid w:val="00E014BA"/>
    <w:rsid w:val="00E339F3"/>
    <w:rsid w:val="00ED6F16"/>
    <w:rsid w:val="00EE1482"/>
    <w:rsid w:val="00F91837"/>
    <w:rsid w:val="00FA0C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98ED"/>
  <w15:docId w15:val="{7167C2E2-6521-4F55-A34F-FC3EC1292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E69"/>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8673CA"/>
    <w:rPr>
      <w:color w:val="0000FF"/>
      <w:u w:val="single"/>
    </w:rPr>
  </w:style>
  <w:style w:type="character" w:styleId="Mencinsinresolver">
    <w:name w:val="Unresolved Mention"/>
    <w:basedOn w:val="Fuentedeprrafopredeter"/>
    <w:uiPriority w:val="99"/>
    <w:semiHidden/>
    <w:unhideWhenUsed/>
    <w:rsid w:val="00294C1D"/>
    <w:rPr>
      <w:color w:val="605E5C"/>
      <w:shd w:val="clear" w:color="auto" w:fill="E1DFDD"/>
    </w:rPr>
  </w:style>
  <w:style w:type="character" w:styleId="Hipervnculovisitado">
    <w:name w:val="FollowedHyperlink"/>
    <w:basedOn w:val="Fuentedeprrafopredeter"/>
    <w:uiPriority w:val="99"/>
    <w:semiHidden/>
    <w:unhideWhenUsed/>
    <w:rsid w:val="00387CF8"/>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Textonotaalfinal">
    <w:name w:val="endnote text"/>
    <w:basedOn w:val="Normal"/>
    <w:link w:val="TextonotaalfinalCar"/>
    <w:uiPriority w:val="99"/>
    <w:semiHidden/>
    <w:unhideWhenUsed/>
    <w:rsid w:val="00E014B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014BA"/>
    <w:rPr>
      <w:sz w:val="20"/>
      <w:szCs w:val="20"/>
    </w:rPr>
  </w:style>
  <w:style w:type="character" w:styleId="Refdenotaalfinal">
    <w:name w:val="endnote reference"/>
    <w:basedOn w:val="Fuentedeprrafopredeter"/>
    <w:uiPriority w:val="99"/>
    <w:semiHidden/>
    <w:unhideWhenUsed/>
    <w:rsid w:val="00E014BA"/>
    <w:rPr>
      <w:vertAlign w:val="superscript"/>
    </w:rPr>
  </w:style>
  <w:style w:type="paragraph" w:styleId="Textonotapie">
    <w:name w:val="footnote text"/>
    <w:basedOn w:val="Normal"/>
    <w:link w:val="TextonotapieCar"/>
    <w:uiPriority w:val="99"/>
    <w:semiHidden/>
    <w:unhideWhenUsed/>
    <w:rsid w:val="00E014B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014BA"/>
    <w:rPr>
      <w:sz w:val="20"/>
      <w:szCs w:val="20"/>
    </w:rPr>
  </w:style>
  <w:style w:type="character" w:styleId="Refdenotaalpie">
    <w:name w:val="footnote reference"/>
    <w:basedOn w:val="Fuentedeprrafopredeter"/>
    <w:uiPriority w:val="99"/>
    <w:semiHidden/>
    <w:unhideWhenUsed/>
    <w:rsid w:val="00E014BA"/>
    <w:rPr>
      <w:vertAlign w:val="superscript"/>
    </w:rPr>
  </w:style>
  <w:style w:type="paragraph" w:styleId="Prrafodelista">
    <w:name w:val="List Paragraph"/>
    <w:basedOn w:val="Normal"/>
    <w:uiPriority w:val="34"/>
    <w:qFormat/>
    <w:rsid w:val="00042BEA"/>
    <w:pPr>
      <w:ind w:left="720"/>
      <w:contextualSpacing/>
    </w:pPr>
  </w:style>
  <w:style w:type="character" w:styleId="Refdecomentario">
    <w:name w:val="annotation reference"/>
    <w:basedOn w:val="Fuentedeprrafopredeter"/>
    <w:uiPriority w:val="99"/>
    <w:semiHidden/>
    <w:unhideWhenUsed/>
    <w:rsid w:val="0007438C"/>
    <w:rPr>
      <w:sz w:val="16"/>
      <w:szCs w:val="16"/>
    </w:rPr>
  </w:style>
  <w:style w:type="paragraph" w:styleId="Textocomentario">
    <w:name w:val="annotation text"/>
    <w:basedOn w:val="Normal"/>
    <w:link w:val="TextocomentarioCar"/>
    <w:uiPriority w:val="99"/>
    <w:unhideWhenUsed/>
    <w:rsid w:val="0007438C"/>
    <w:pPr>
      <w:spacing w:line="240" w:lineRule="auto"/>
    </w:pPr>
    <w:rPr>
      <w:sz w:val="20"/>
      <w:szCs w:val="20"/>
    </w:rPr>
  </w:style>
  <w:style w:type="character" w:customStyle="1" w:styleId="TextocomentarioCar">
    <w:name w:val="Texto comentario Car"/>
    <w:basedOn w:val="Fuentedeprrafopredeter"/>
    <w:link w:val="Textocomentario"/>
    <w:uiPriority w:val="99"/>
    <w:rsid w:val="0007438C"/>
    <w:rPr>
      <w:sz w:val="20"/>
      <w:szCs w:val="20"/>
    </w:rPr>
  </w:style>
  <w:style w:type="paragraph" w:styleId="Asuntodelcomentario">
    <w:name w:val="annotation subject"/>
    <w:basedOn w:val="Textocomentario"/>
    <w:next w:val="Textocomentario"/>
    <w:link w:val="AsuntodelcomentarioCar"/>
    <w:uiPriority w:val="99"/>
    <w:semiHidden/>
    <w:unhideWhenUsed/>
    <w:rsid w:val="0007438C"/>
    <w:rPr>
      <w:b/>
      <w:bCs/>
    </w:rPr>
  </w:style>
  <w:style w:type="character" w:customStyle="1" w:styleId="AsuntodelcomentarioCar">
    <w:name w:val="Asunto del comentario Car"/>
    <w:basedOn w:val="TextocomentarioCar"/>
    <w:link w:val="Asuntodelcomentario"/>
    <w:uiPriority w:val="99"/>
    <w:semiHidden/>
    <w:rsid w:val="0007438C"/>
    <w:rPr>
      <w:b/>
      <w:bCs/>
      <w:sz w:val="20"/>
      <w:szCs w:val="20"/>
    </w:rPr>
  </w:style>
  <w:style w:type="paragraph" w:styleId="Revisin">
    <w:name w:val="Revision"/>
    <w:hidden/>
    <w:uiPriority w:val="99"/>
    <w:semiHidden/>
    <w:rsid w:val="0007438C"/>
    <w:pPr>
      <w:spacing w:after="0" w:line="240" w:lineRule="auto"/>
    </w:pPr>
  </w:style>
  <w:style w:type="paragraph" w:styleId="Encabezado">
    <w:name w:val="header"/>
    <w:basedOn w:val="Normal"/>
    <w:link w:val="EncabezadoCar"/>
    <w:uiPriority w:val="99"/>
    <w:unhideWhenUsed/>
    <w:rsid w:val="005529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29A2"/>
  </w:style>
  <w:style w:type="paragraph" w:styleId="Piedepgina">
    <w:name w:val="footer"/>
    <w:basedOn w:val="Normal"/>
    <w:link w:val="PiedepginaCar"/>
    <w:uiPriority w:val="99"/>
    <w:unhideWhenUsed/>
    <w:rsid w:val="005529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2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www.sernatur.cl/dataturismo/big-data-turismo-interno/"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ine.cl/docs/default-source/actividad-del-turismo/boletines/2022/bolet%C3%ADn-encuesta-mensual-de-alojamiento-tur%C3%ADstico-(emat)-agosto-2022.pdf?sfvrsn=c71a9577_4"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www.ccs.c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ernatur.cl/dataturismo/perfil-del-turista-extranjero-en-2019/" TargetMode="External"/><Relationship Id="rId20" Type="http://schemas.openxmlformats.org/officeDocument/2006/relationships/hyperlink" Target="https://www.sernatur.cl/informes-estadistico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www.sernatur.cl/gobierno-revela-inedito-estudio-con-el-perfil-de-los-turistas-nacionales/"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ine.cl/estadisticas/economia/comercio-servicios-y-turismo/actividad-del-turismo" TargetMode="Externa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3.png"/><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mRDyWNDoAes7G13orA5g+YYqzQ==">AMUW2mUBage6vGwq59AWawGN7puVt+oZFAKO9W6xc0WoI2xBzgHltb+iXNVUGM1JQBFZgHeuvbH5OBEGjZSOJIO9nZ/aLca/i799nDyKOnUMpoHWJtUM+4o=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3AD78C2-C3CA-4481-B372-6942E0FA9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11763</TotalTime>
  <Pages>1</Pages>
  <Words>2804</Words>
  <Characters>15425</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Marcelo Tapia Contreras</dc:creator>
  <cp:lastModifiedBy>Juan Pablo Guinart F.</cp:lastModifiedBy>
  <cp:revision>19</cp:revision>
  <dcterms:created xsi:type="dcterms:W3CDTF">2022-02-14T15:52:00Z</dcterms:created>
  <dcterms:modified xsi:type="dcterms:W3CDTF">2026-06-29T15:43:00Z</dcterms:modified>
</cp:coreProperties>
</file>